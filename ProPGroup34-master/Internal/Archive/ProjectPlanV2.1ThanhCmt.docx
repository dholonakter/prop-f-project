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133DB1" w14:textId="77777777" w:rsidR="00F505D9" w:rsidRPr="006C2A02" w:rsidRDefault="00F505D9" w:rsidP="00F505D9">
      <w:r w:rsidRPr="006C2A02">
        <w:rPr>
          <w:noProof/>
        </w:rPr>
        <w:drawing>
          <wp:anchor distT="0" distB="0" distL="114300" distR="114300" simplePos="0" relativeHeight="251666432" behindDoc="0" locked="0" layoutInCell="1" allowOverlap="1" wp14:anchorId="5BB8017A" wp14:editId="319D4409">
            <wp:simplePos x="0" y="0"/>
            <wp:positionH relativeFrom="column">
              <wp:posOffset>-419100</wp:posOffset>
            </wp:positionH>
            <wp:positionV relativeFrom="paragraph">
              <wp:posOffset>-247650</wp:posOffset>
            </wp:positionV>
            <wp:extent cx="2170382" cy="800100"/>
            <wp:effectExtent l="0" t="0" r="1905" b="0"/>
            <wp:wrapNone/>
            <wp:docPr id="16" name="Picture 16" descr="C:\Users\Utilizador\Desktop\28233412_1268952309915774_62955279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ilizador\Desktop\28233412_1268952309915774_629552791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79272" cy="803377"/>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id w:val="1908953220"/>
        <w:docPartObj>
          <w:docPartGallery w:val="Cover Pages"/>
          <w:docPartUnique/>
        </w:docPartObj>
      </w:sdtPr>
      <w:sdtEndPr>
        <w:rPr>
          <w:rFonts w:eastAsiaTheme="minorEastAsia"/>
          <w:color w:val="4472C4" w:themeColor="accent1"/>
          <w:lang w:val="pt-PT"/>
        </w:rPr>
      </w:sdtEndPr>
      <w:sdtContent>
        <w:p w14:paraId="6D328C6F" w14:textId="440C6406" w:rsidR="00F505D9" w:rsidRPr="006C2A02" w:rsidRDefault="00F505D9" w:rsidP="00F505D9">
          <w:pPr>
            <w:rPr>
              <w:lang w:val="pt-PT"/>
            </w:rPr>
          </w:pPr>
          <w:r w:rsidRPr="006C2A02">
            <w:rPr>
              <w:noProof/>
            </w:rPr>
            <mc:AlternateContent>
              <mc:Choice Requires="wpg">
                <w:drawing>
                  <wp:anchor distT="0" distB="0" distL="114300" distR="114300" simplePos="0" relativeHeight="251659264" behindDoc="1" locked="0" layoutInCell="1" allowOverlap="1" wp14:anchorId="3275991B" wp14:editId="328C5C55">
                    <wp:simplePos x="0" y="0"/>
                    <wp:positionH relativeFrom="page">
                      <wp:posOffset>-9525</wp:posOffset>
                    </wp:positionH>
                    <wp:positionV relativeFrom="page">
                      <wp:posOffset>342900</wp:posOffset>
                    </wp:positionV>
                    <wp:extent cx="7574508" cy="10440035"/>
                    <wp:effectExtent l="0" t="0" r="7620" b="0"/>
                    <wp:wrapNone/>
                    <wp:docPr id="119" name="Group 119"/>
                    <wp:cNvGraphicFramePr/>
                    <a:graphic xmlns:a="http://schemas.openxmlformats.org/drawingml/2006/main">
                      <a:graphicData uri="http://schemas.microsoft.com/office/word/2010/wordprocessingGroup">
                        <wpg:wgp>
                          <wpg:cNvGrpSpPr/>
                          <wpg:grpSpPr>
                            <a:xfrm>
                              <a:off x="0" y="0"/>
                              <a:ext cx="7574508" cy="10440035"/>
                              <a:chOff x="-204716" y="0"/>
                              <a:chExt cx="7574508" cy="10016975"/>
                            </a:xfrm>
                          </wpg:grpSpPr>
                          <wps:wsp>
                            <wps:cNvPr id="120" name="Rectangle 120"/>
                            <wps:cNvSpPr/>
                            <wps:spPr>
                              <a:xfrm>
                                <a:off x="-204716" y="7516366"/>
                                <a:ext cx="7574052" cy="201213"/>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204716" y="7685916"/>
                                <a:ext cx="7574508" cy="2331059"/>
                              </a:xfrm>
                              <a:prstGeom prst="rect">
                                <a:avLst/>
                              </a:prstGeom>
                              <a:solidFill>
                                <a:schemeClr val="bg2">
                                  <a:lumMod val="90000"/>
                                </a:schemeClr>
                              </a:solidFill>
                              <a:ln>
                                <a:noFill/>
                              </a:ln>
                            </wps:spPr>
                            <wps:style>
                              <a:lnRef idx="0">
                                <a:scrgbClr r="0" g="0" b="0"/>
                              </a:lnRef>
                              <a:fillRef idx="0">
                                <a:scrgbClr r="0" g="0" b="0"/>
                              </a:fillRef>
                              <a:effectRef idx="0">
                                <a:scrgbClr r="0" g="0" b="0"/>
                              </a:effectRef>
                              <a:fontRef idx="minor">
                                <a:schemeClr val="lt1"/>
                              </a:fontRef>
                            </wps:style>
                            <wps:txbx>
                              <w:txbxContent>
                                <w:p w14:paraId="1B2FC4B9" w14:textId="77777777" w:rsidR="001D6E20" w:rsidRPr="0046309D" w:rsidRDefault="001D6E20" w:rsidP="00F505D9">
                                  <w:pPr>
                                    <w:pStyle w:val="NoSpacing"/>
                                    <w:rPr>
                                      <w:color w:val="FFFFFF" w:themeColor="background1"/>
                                      <w:sz w:val="32"/>
                                      <w:szCs w:val="32"/>
                                      <w:lang w:val="pt-PT"/>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Content>
                                    <w:p w14:paraId="129AAAD7" w14:textId="4605319C" w:rsidR="001D6E20" w:rsidRPr="00807D77" w:rsidRDefault="001D6E20"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p w14:paraId="5298A9B9" w14:textId="42BDA56B" w:rsidR="001D6E20" w:rsidRDefault="001D6E20" w:rsidP="00F505D9">
                                  <w:pPr>
                                    <w:pStyle w:val="NoSpacing"/>
                                    <w:spacing w:before="240"/>
                                    <w:rPr>
                                      <w:caps/>
                                      <w:color w:val="44546A" w:themeColor="text2"/>
                                      <w:sz w:val="36"/>
                                      <w:szCs w:val="36"/>
                                    </w:rPr>
                                  </w:pPr>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Content>
                                      <w:r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w:t>
                                      </w:r>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sdtContent>
                                  </w:sdt>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SOLUTION</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275991B" id="Group 119" o:spid="_x0000_s1026" style="position:absolute;margin-left:-.75pt;margin-top:27pt;width:596.4pt;height:822.05pt;z-index:-251657216;mso-position-horizontal-relative:page;mso-position-vertical-relative:page" coordorigin="-2047" coordsize="75745,100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">
                    <v:rect id="Rectangle 120" o:spid="_x0000_s1027" style="position:absolute;left:-2047;top:75163;width:75740;height:2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" fillcolor="black [3200]" stroked="f"/>
                    <v:rect id="Rectangle 121" o:spid="_x0000_s1028" style="position:absolute;left:-2047;top:76859;width:75744;height:2331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" fillcolor="#cfcdcd [2894]" stroked="f">
                      <v:textbox inset="36pt,14.4pt,36pt,36pt">
                        <w:txbxContent>
                          <w:p w14:paraId="1B2FC4B9" w14:textId="77777777" w:rsidR="00F505D9" w:rsidRPr="0046309D" w:rsidRDefault="00F505D9" w:rsidP="00F505D9">
                            <w:pPr>
                              <w:pStyle w:val="NoSpacing"/>
                              <w:rPr>
                                <w:color w:val="FFFFFF" w:themeColor="background1"/>
                                <w:sz w:val="32"/>
                                <w:szCs w:val="32"/>
                                <w:lang w:val="pt-PT"/>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EndPr/>
                            <w:sdtContent>
                              <w:p w14:paraId="129AAAD7" w14:textId="4605319C" w:rsidR="00F505D9" w:rsidRPr="00807D77" w:rsidRDefault="00864058"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p w14:paraId="5298A9B9" w14:textId="42BDA56B" w:rsidR="00F505D9" w:rsidRDefault="002A3D8E" w:rsidP="00F505D9">
                            <w:pPr>
                              <w:pStyle w:val="NoSpacing"/>
                              <w:spacing w:before="240"/>
                              <w:rPr>
                                <w:caps/>
                                <w:color w:val="44546A" w:themeColor="text2"/>
                                <w:sz w:val="36"/>
                                <w:szCs w:val="36"/>
                              </w:rPr>
                            </w:pPr>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EndPr/>
                              <w:sdtContent>
                                <w:r w:rsidR="00864058"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w:t>
                                </w:r>
                                <w:r w:rsidR="00771C34">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sdtContent>
                            </w:sdt>
                            <w:r w:rsidR="0073494B">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SOLUTION</w:t>
                            </w:r>
                          </w:p>
                        </w:txbxContent>
                      </v:textbox>
                    </v:shape>
                    <w10:wrap anchorx="page" anchory="page"/>
                  </v:group>
                </w:pict>
              </mc:Fallback>
            </mc:AlternateContent>
          </w:r>
        </w:p>
        <w:p w14:paraId="4742760F" w14:textId="1B454A59" w:rsidR="00F505D9" w:rsidRDefault="0073494B" w:rsidP="00F505D9">
          <w:pPr>
            <w:rPr>
              <w:rFonts w:eastAsiaTheme="minorEastAsia"/>
              <w:color w:val="4472C4" w:themeColor="accent1"/>
              <w:lang w:val="pt-PT"/>
            </w:rPr>
          </w:pPr>
          <w:r w:rsidRPr="006C2A02">
            <w:rPr>
              <w:noProof/>
            </w:rPr>
            <mc:AlternateContent>
              <mc:Choice Requires="wps">
                <w:drawing>
                  <wp:anchor distT="0" distB="0" distL="114300" distR="114300" simplePos="0" relativeHeight="251664384" behindDoc="0" locked="0" layoutInCell="1" allowOverlap="1" wp14:anchorId="6E2E637A" wp14:editId="6850A4BD">
                    <wp:simplePos x="0" y="0"/>
                    <wp:positionH relativeFrom="margin">
                      <wp:align>right</wp:align>
                    </wp:positionH>
                    <wp:positionV relativeFrom="paragraph">
                      <wp:posOffset>3909695</wp:posOffset>
                    </wp:positionV>
                    <wp:extent cx="1047750" cy="2952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047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3F576" w14:textId="58E600BC" w:rsidR="001D6E20" w:rsidRPr="000E274E" w:rsidRDefault="001D6E20"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2E637A" id="Text Box 10" o:spid="_x0000_s1030" type="#_x0000_t202" style="position:absolute;margin-left:31.3pt;margin-top:307.85pt;width:82.5pt;height:23.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" filled="f" stroked="f" strokeweight=".5pt">
                    <v:textbox>
                      <w:txbxContent>
                        <w:p w14:paraId="45B3F576" w14:textId="58E600BC" w:rsidR="00F505D9" w:rsidRPr="000E274E" w:rsidRDefault="00F505D9"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sidR="00B434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xbxContent>
                    </v:textbox>
                    <w10:wrap anchorx="margin"/>
                  </v:shape>
                </w:pict>
              </mc:Fallback>
            </mc:AlternateContent>
          </w:r>
          <w:r w:rsidRPr="006C2A02">
            <w:rPr>
              <w:noProof/>
            </w:rPr>
            <w:drawing>
              <wp:anchor distT="0" distB="0" distL="114300" distR="114300" simplePos="0" relativeHeight="251660288" behindDoc="0" locked="0" layoutInCell="1" allowOverlap="1" wp14:anchorId="09B6624D" wp14:editId="5E4160EC">
                <wp:simplePos x="0" y="0"/>
                <wp:positionH relativeFrom="column">
                  <wp:posOffset>3455670</wp:posOffset>
                </wp:positionH>
                <wp:positionV relativeFrom="paragraph">
                  <wp:posOffset>1238885</wp:posOffset>
                </wp:positionV>
                <wp:extent cx="3521075" cy="2639695"/>
                <wp:effectExtent l="0" t="0" r="0" b="0"/>
                <wp:wrapNone/>
                <wp:docPr id="4" name="Picture 4" descr="Resultado de imagem para medieval carto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m para medieval cartoon png"/>
                        <pic:cNvPicPr>
                          <a:picLocks noChangeAspect="1" noChangeArrowheads="1"/>
                        </pic:cNvPicPr>
                      </pic:nvPicPr>
                      <pic:blipFill>
                        <a:blip r:embed="rId10">
                          <a:extLst>
                            <a:ext uri="{BEBA8EAE-BF5A-486C-A8C5-ECC9F3942E4B}">
                              <a14:imgProps xmlns:a14="http://schemas.microsoft.com/office/drawing/2010/main">
                                <a14:imgLayer r:embed="rId11">
                                  <a14:imgEffect>
                                    <a14:backgroundRemoval t="4952" b="94667" l="5571" r="90000">
                                      <a14:foregroundMark x1="67714" y1="8381" x2="67714" y2="8381"/>
                                      <a14:foregroundMark x1="78857" y1="13905" x2="78857" y2="13905"/>
                                      <a14:foregroundMark x1="33857" y1="25143" x2="33857" y2="25143"/>
                                      <a14:foregroundMark x1="35143" y1="22857" x2="35143" y2="22857"/>
                                      <a14:foregroundMark x1="36143" y1="20190" x2="36143" y2="20190"/>
                                      <a14:foregroundMark x1="36714" y1="20000" x2="36714" y2="20000"/>
                                      <a14:foregroundMark x1="37143" y1="19810" x2="37143" y2="19810"/>
                                      <a14:foregroundMark x1="37714" y1="18476" x2="37714" y2="18476"/>
                                      <a14:foregroundMark x1="37429" y1="19048" x2="37429" y2="19048"/>
                                      <a14:foregroundMark x1="38429" y1="18095" x2="38429" y2="18095"/>
                                      <a14:foregroundMark x1="29143" y1="25524" x2="29143" y2="25524"/>
                                      <a14:foregroundMark x1="27857" y1="26476" x2="27857" y2="26476"/>
                                      <a14:foregroundMark x1="25714" y1="27619" x2="25714" y2="27619"/>
                                      <a14:foregroundMark x1="25000" y1="27619" x2="25000" y2="27619"/>
                                      <a14:foregroundMark x1="24571" y1="28190" x2="24571" y2="28190"/>
                                      <a14:foregroundMark x1="24000" y1="28381" x2="24000" y2="28381"/>
                                      <a14:foregroundMark x1="23714" y1="28381" x2="23714" y2="28381"/>
                                      <a14:foregroundMark x1="26571" y1="27238" x2="26571" y2="27238"/>
                                      <a14:foregroundMark x1="49571" y1="19238" x2="49571" y2="19238"/>
                                      <a14:foregroundMark x1="46143" y1="13905" x2="46143" y2="13905"/>
                                      <a14:foregroundMark x1="44571" y1="15810" x2="44571" y2="15810"/>
                                      <a14:foregroundMark x1="43857" y1="15619" x2="43857" y2="15619"/>
                                      <a14:foregroundMark x1="44286" y1="15429" x2="44286" y2="15429"/>
                                      <a14:foregroundMark x1="45286" y1="15429" x2="45286" y2="15429"/>
                                      <a14:foregroundMark x1="45143" y1="14857" x2="45143" y2="14857"/>
                                      <a14:foregroundMark x1="59143" y1="11619" x2="59143" y2="11619"/>
                                      <a14:foregroundMark x1="60286" y1="11048" x2="60286" y2="11048"/>
                                      <a14:foregroundMark x1="61571" y1="10667" x2="61571" y2="10667"/>
                                      <a14:foregroundMark x1="63143" y1="10095" x2="63143" y2="10095"/>
                                      <a14:foregroundMark x1="62429" y1="9905" x2="57857" y2="12000"/>
                                      <a14:foregroundMark x1="73571" y1="20571" x2="80286" y2="19429"/>
                                      <a14:foregroundMark x1="70714" y1="25143" x2="74143" y2="36381"/>
                                      <a14:foregroundMark x1="74143" y1="36381" x2="74571" y2="40952"/>
                                      <a14:foregroundMark x1="75143" y1="39048" x2="83857" y2="37333"/>
                                      <a14:foregroundMark x1="83857" y1="37333" x2="88714" y2="32952"/>
                                      <a14:foregroundMark x1="74286" y1="69714" x2="74286" y2="69714"/>
                                      <a14:foregroundMark x1="73857" y1="70286" x2="74143" y2="69333"/>
                                      <a14:foregroundMark x1="74714" y1="69714" x2="73286" y2="69714"/>
                                      <a14:foregroundMark x1="74143" y1="74095" x2="74571" y2="74286"/>
                                      <a14:foregroundMark x1="76429" y1="81905" x2="76429" y2="81905"/>
                                      <a14:foregroundMark x1="75286" y1="90667" x2="75286" y2="90667"/>
                                      <a14:foregroundMark x1="57000" y1="94476" x2="57000" y2="94476"/>
                                      <a14:foregroundMark x1="58571" y1="94857" x2="58571" y2="94857"/>
                                      <a14:foregroundMark x1="65000" y1="94476" x2="65000" y2="94476"/>
                                      <a14:foregroundMark x1="25857" y1="92190" x2="25857" y2="92190"/>
                                      <a14:foregroundMark x1="21143" y1="91619" x2="21143" y2="91619"/>
                                      <a14:foregroundMark x1="19571" y1="92190" x2="20000" y2="91238"/>
                                      <a14:foregroundMark x1="21143" y1="91429" x2="22714" y2="92190"/>
                                      <a14:foregroundMark x1="26571" y1="77524" x2="26429" y2="76952"/>
                                      <a14:foregroundMark x1="27429" y1="72571" x2="27714" y2="72190"/>
                                      <a14:foregroundMark x1="26571" y1="70667" x2="26286" y2="69905"/>
                                      <a14:foregroundMark x1="27714" y1="72381" x2="26429" y2="72762"/>
                                      <a14:foregroundMark x1="21286" y1="65714" x2="21286" y2="65524"/>
                                      <a14:foregroundMark x1="22286" y1="65143" x2="12286" y2="71048"/>
                                      <a14:foregroundMark x1="22000" y1="65143" x2="14429" y2="68381"/>
                                      <a14:foregroundMark x1="21714" y1="51048" x2="5857" y2="59048"/>
                                      <a14:foregroundMark x1="21000" y1="41714" x2="21000" y2="41714"/>
                                      <a14:foregroundMark x1="21143" y1="42286" x2="20000" y2="41714"/>
                                      <a14:foregroundMark x1="21143" y1="33524" x2="23714" y2="35238"/>
                                      <a14:foregroundMark x1="21571" y1="32762" x2="23143" y2="35238"/>
                                      <a14:foregroundMark x1="19571" y1="31429" x2="20714" y2="31619"/>
                                      <a14:foregroundMark x1="63000" y1="15429" x2="63000" y2="15429"/>
                                      <a14:foregroundMark x1="62000" y1="19810" x2="62000" y2="19810"/>
                                      <a14:foregroundMark x1="67143" y1="15048" x2="67143" y2="15048"/>
                                      <a14:foregroundMark x1="66286" y1="16000" x2="68571" y2="18095"/>
                                      <a14:foregroundMark x1="67286" y1="9143" x2="67571" y2="18095"/>
                                      <a14:foregroundMark x1="66000" y1="5143" x2="68000" y2="12000"/>
                                      <a14:foregroundMark x1="66143" y1="4952" x2="69429" y2="5333"/>
                                      <a14:foregroundMark x1="69857" y1="80571" x2="69143" y2="80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521075" cy="2639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2A02">
            <w:rPr>
              <w:noProof/>
            </w:rPr>
            <w:drawing>
              <wp:anchor distT="0" distB="0" distL="114300" distR="114300" simplePos="0" relativeHeight="251663360" behindDoc="0" locked="0" layoutInCell="1" allowOverlap="1" wp14:anchorId="2703E09E" wp14:editId="34CDB3FB">
                <wp:simplePos x="0" y="0"/>
                <wp:positionH relativeFrom="margin">
                  <wp:align>right</wp:align>
                </wp:positionH>
                <wp:positionV relativeFrom="paragraph">
                  <wp:posOffset>7897495</wp:posOffset>
                </wp:positionV>
                <wp:extent cx="1511935" cy="873125"/>
                <wp:effectExtent l="0" t="0" r="0" b="3175"/>
                <wp:wrapNone/>
                <wp:docPr id="13" name="Picture 13" descr="Resultado de imagem para fontys logo png"/>
                <wp:cNvGraphicFramePr/>
                <a:graphic xmlns:a="http://schemas.openxmlformats.org/drawingml/2006/main">
                  <a:graphicData uri="http://schemas.openxmlformats.org/drawingml/2006/picture">
                    <pic:pic xmlns:pic="http://schemas.openxmlformats.org/drawingml/2006/picture">
                      <pic:nvPicPr>
                        <pic:cNvPr id="13" name="Picture 13" descr="Resultado de imagem para fontys logo png"/>
                        <pic:cNvPicPr/>
                      </pic:nvPicPr>
                      <pic:blipFill>
                        <a:blip r:embed="rId12" cstate="print">
                          <a:biLevel thresh="75000"/>
                          <a:extLst>
                            <a:ext uri="{BEBA8EAE-BF5A-486C-A8C5-ECC9F3942E4B}">
                              <a14:imgProps xmlns:a14="http://schemas.microsoft.com/office/drawing/2010/main">
                                <a14:imgLayer r:embed="rId13">
                                  <a14:imgEffect>
                                    <a14:brightnessContrast bright="-3000"/>
                                  </a14:imgEffect>
                                </a14:imgLayer>
                              </a14:imgProps>
                            </a:ext>
                            <a:ext uri="{28A0092B-C50C-407E-A947-70E740481C1C}">
                              <a14:useLocalDpi xmlns:a14="http://schemas.microsoft.com/office/drawing/2010/main" val="0"/>
                            </a:ext>
                          </a:extLst>
                        </a:blip>
                        <a:srcRect/>
                        <a:stretch>
                          <a:fillRect/>
                        </a:stretch>
                      </pic:blipFill>
                      <pic:spPr bwMode="auto">
                        <a:xfrm>
                          <a:off x="0" y="0"/>
                          <a:ext cx="1511935" cy="873125"/>
                        </a:xfrm>
                        <a:prstGeom prst="rect">
                          <a:avLst/>
                        </a:prstGeom>
                        <a:noFill/>
                        <a:ln>
                          <a:noFill/>
                        </a:ln>
                      </pic:spPr>
                    </pic:pic>
                  </a:graphicData>
                </a:graphic>
              </wp:anchor>
            </w:drawing>
          </w:r>
          <w:r w:rsidRPr="006C2A02">
            <w:rPr>
              <w:noProof/>
            </w:rPr>
            <mc:AlternateContent>
              <mc:Choice Requires="wps">
                <w:drawing>
                  <wp:anchor distT="0" distB="0" distL="114300" distR="114300" simplePos="0" relativeHeight="251662336" behindDoc="0" locked="0" layoutInCell="1" allowOverlap="1" wp14:anchorId="280A3F06" wp14:editId="21EE7489">
                    <wp:simplePos x="0" y="0"/>
                    <wp:positionH relativeFrom="margin">
                      <wp:align>left</wp:align>
                    </wp:positionH>
                    <wp:positionV relativeFrom="paragraph">
                      <wp:posOffset>7267575</wp:posOffset>
                    </wp:positionV>
                    <wp:extent cx="1594485" cy="541655"/>
                    <wp:effectExtent l="0" t="0" r="0" b="0"/>
                    <wp:wrapNone/>
                    <wp:docPr id="5" name="Text Box 5"/>
                    <wp:cNvGraphicFramePr/>
                    <a:graphic xmlns:a="http://schemas.openxmlformats.org/drawingml/2006/main">
                      <a:graphicData uri="http://schemas.microsoft.com/office/word/2010/wordprocessingShape">
                        <wps:wsp>
                          <wps:cNvSpPr txBox="1"/>
                          <wps:spPr>
                            <a:xfrm>
                              <a:off x="0" y="0"/>
                              <a:ext cx="1594485" cy="541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1CF86" w14:textId="77777777" w:rsidR="001D6E20" w:rsidRPr="00324696" w:rsidRDefault="001D6E20"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0A3F06" id="Text Box 5" o:spid="_x0000_s1031" type="#_x0000_t202" style="position:absolute;margin-left:0;margin-top:572.25pt;width:125.55pt;height:42.6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" filled="f" stroked="f" strokeweight=".5pt">
                    <v:textbox>
                      <w:txbxContent>
                        <w:p w14:paraId="74D1CF86" w14:textId="77777777" w:rsidR="00F505D9" w:rsidRPr="00324696" w:rsidRDefault="00F505D9"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v:textbox>
                    <w10:wrap anchorx="margin"/>
                  </v:shape>
                </w:pict>
              </mc:Fallback>
            </mc:AlternateContent>
          </w:r>
          <w:r w:rsidRPr="006C2A02">
            <w:rPr>
              <w:noProof/>
            </w:rPr>
            <mc:AlternateContent>
              <mc:Choice Requires="wps">
                <w:drawing>
                  <wp:anchor distT="0" distB="0" distL="114300" distR="114300" simplePos="0" relativeHeight="251661312" behindDoc="0" locked="0" layoutInCell="1" allowOverlap="1" wp14:anchorId="3577CE78" wp14:editId="4D27B278">
                    <wp:simplePos x="0" y="0"/>
                    <wp:positionH relativeFrom="margin">
                      <wp:align>left</wp:align>
                    </wp:positionH>
                    <wp:positionV relativeFrom="paragraph">
                      <wp:posOffset>7691755</wp:posOffset>
                    </wp:positionV>
                    <wp:extent cx="2524125" cy="1329055"/>
                    <wp:effectExtent l="0" t="0" r="0" b="4445"/>
                    <wp:wrapNone/>
                    <wp:docPr id="9" name="Text Box 9"/>
                    <wp:cNvGraphicFramePr/>
                    <a:graphic xmlns:a="http://schemas.openxmlformats.org/drawingml/2006/main">
                      <a:graphicData uri="http://schemas.microsoft.com/office/word/2010/wordprocessingShape">
                        <wps:wsp>
                          <wps:cNvSpPr txBox="1"/>
                          <wps:spPr>
                            <a:xfrm>
                              <a:off x="0" y="0"/>
                              <a:ext cx="2524125" cy="1329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C8A88" w14:textId="77777777" w:rsidR="001D6E20" w:rsidRPr="00864058" w:rsidRDefault="001D6E20"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1D6E20" w:rsidRPr="00864058" w:rsidRDefault="001D6E20" w:rsidP="00F505D9">
                                <w:pPr>
                                  <w:spacing w:line="276" w:lineRule="auto"/>
                                  <w:rPr>
                                    <w:color w:val="262626" w:themeColor="text1" w:themeTint="D9"/>
                                    <w:lang w:val="de-DE"/>
                                  </w:rPr>
                                </w:pPr>
                                <w:r w:rsidRPr="00864058">
                                  <w:rPr>
                                    <w:color w:val="262626" w:themeColor="text1" w:themeTint="D9"/>
                                    <w:lang w:val="de-DE"/>
                                  </w:rPr>
                                  <w:t>Chanelle Hart</w:t>
                                </w:r>
                                <w:r>
                                  <w:rPr>
                                    <w:color w:val="262626" w:themeColor="text1" w:themeTint="D9"/>
                                    <w:lang w:val="de-DE"/>
                                  </w:rPr>
                                  <w:tab/>
                                </w:r>
                                <w:r w:rsidRPr="00864058">
                                  <w:rPr>
                                    <w:color w:val="262626" w:themeColor="text1" w:themeTint="D9"/>
                                    <w:lang w:val="de-DE"/>
                                  </w:rPr>
                                  <w:t>| Nr. 3323781</w:t>
                                </w:r>
                              </w:p>
                              <w:p w14:paraId="53B8D9C9" w14:textId="77777777" w:rsidR="001D6E20" w:rsidRPr="00864058" w:rsidRDefault="001D6E20"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1D6E20" w:rsidRPr="00864058" w:rsidRDefault="001D6E20"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77CE78" id="Text Box 9" o:spid="_x0000_s1032" type="#_x0000_t202" style="position:absolute;margin-left:0;margin-top:605.65pt;width:198.75pt;height:104.6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" filled="f" stroked="f" strokeweight=".5pt">
                    <v:textbox>
                      <w:txbxContent>
                        <w:p w14:paraId="23DC8A88" w14:textId="77777777"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Chanelle Hart</w:t>
                          </w:r>
                          <w:r w:rsidR="00864058">
                            <w:rPr>
                              <w:color w:val="262626" w:themeColor="text1" w:themeTint="D9"/>
                              <w:lang w:val="de-DE"/>
                            </w:rPr>
                            <w:tab/>
                          </w:r>
                          <w:r w:rsidRPr="00864058">
                            <w:rPr>
                              <w:color w:val="262626" w:themeColor="text1" w:themeTint="D9"/>
                              <w:lang w:val="de-DE"/>
                            </w:rPr>
                            <w:t>| Nr. 3323781</w:t>
                          </w:r>
                        </w:p>
                        <w:p w14:paraId="53B8D9C9"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v:textbox>
                    <w10:wrap anchorx="margin"/>
                  </v:shape>
                </w:pict>
              </mc:Fallback>
            </mc:AlternateContent>
          </w:r>
          <w:r w:rsidR="00F505D9" w:rsidRPr="006C2A02">
            <w:rPr>
              <w:noProof/>
            </w:rPr>
            <mc:AlternateContent>
              <mc:Choice Requires="wps">
                <w:drawing>
                  <wp:anchor distT="0" distB="0" distL="114300" distR="114300" simplePos="0" relativeHeight="251665408" behindDoc="0" locked="0" layoutInCell="1" allowOverlap="1" wp14:anchorId="7AFB29E8" wp14:editId="410304E6">
                    <wp:simplePos x="0" y="0"/>
                    <wp:positionH relativeFrom="column">
                      <wp:posOffset>-739775</wp:posOffset>
                    </wp:positionH>
                    <wp:positionV relativeFrom="paragraph">
                      <wp:posOffset>7647940</wp:posOffset>
                    </wp:positionV>
                    <wp:extent cx="7214235" cy="45085"/>
                    <wp:effectExtent l="19050" t="19050" r="24765" b="12065"/>
                    <wp:wrapNone/>
                    <wp:docPr id="12" name="Rectangle 12"/>
                    <wp:cNvGraphicFramePr/>
                    <a:graphic xmlns:a="http://schemas.openxmlformats.org/drawingml/2006/main">
                      <a:graphicData uri="http://schemas.microsoft.com/office/word/2010/wordprocessingShape">
                        <wps:wsp>
                          <wps:cNvSpPr/>
                          <wps:spPr>
                            <a:xfrm>
                              <a:off x="0" y="0"/>
                              <a:ext cx="7214235" cy="45085"/>
                            </a:xfrm>
                            <a:prstGeom prst="rect">
                              <a:avLst/>
                            </a:prstGeom>
                            <a:solidFill>
                              <a:srgbClr val="C00000"/>
                            </a:solidFill>
                            <a:ln w="28575">
                              <a:solidFill>
                                <a:schemeClr val="bg2">
                                  <a:lumMod val="9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068F642" id="Rectangle 12" o:spid="_x0000_s1026" style="position:absolute;margin-left:-58.25pt;margin-top:602.2pt;width:568.0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" fillcolor="#c00000" strokecolor="#cfcdcd [2894]" strokeweight="2.25pt"/>
                </w:pict>
              </mc:Fallback>
            </mc:AlternateContent>
          </w:r>
          <w:r w:rsidR="00F505D9" w:rsidRPr="006C2A02">
            <w:rPr>
              <w:rFonts w:eastAsiaTheme="minorEastAsia"/>
              <w:color w:val="4472C4" w:themeColor="accent1"/>
              <w:lang w:val="pt-PT"/>
            </w:rPr>
            <w:br w:type="page"/>
          </w:r>
        </w:p>
      </w:sdtContent>
    </w:sdt>
    <w:p w14:paraId="55D0DD1D" w14:textId="3B110ACB" w:rsidR="00116731" w:rsidRDefault="00116731" w:rsidP="00116731">
      <w:pPr>
        <w:pStyle w:val="Heading1"/>
        <w:rPr>
          <w:rFonts w:eastAsiaTheme="minorEastAsia"/>
          <w:lang w:val="pt-PT"/>
        </w:rPr>
      </w:pPr>
      <w:bookmarkStart w:id="0" w:name="_Toc508106359"/>
      <w:r>
        <w:rPr>
          <w:rFonts w:eastAsiaTheme="minorEastAsia"/>
          <w:lang w:val="pt-PT"/>
        </w:rPr>
        <w:lastRenderedPageBreak/>
        <w:t>Version History</w:t>
      </w:r>
      <w:bookmarkEnd w:id="0"/>
    </w:p>
    <w:p w14:paraId="17D7DB00" w14:textId="77777777" w:rsidR="00473699" w:rsidRPr="00473699" w:rsidRDefault="00473699" w:rsidP="00473699">
      <w:pPr>
        <w:rPr>
          <w:lang w:val="pt-PT"/>
        </w:rPr>
      </w:pPr>
    </w:p>
    <w:tbl>
      <w:tblPr>
        <w:tblStyle w:val="TableGrid"/>
        <w:tblW w:w="0" w:type="auto"/>
        <w:tblLook w:val="04A0" w:firstRow="1" w:lastRow="0" w:firstColumn="1" w:lastColumn="0" w:noHBand="0" w:noVBand="1"/>
      </w:tblPr>
      <w:tblGrid>
        <w:gridCol w:w="1016"/>
        <w:gridCol w:w="1576"/>
        <w:gridCol w:w="1183"/>
        <w:gridCol w:w="1434"/>
        <w:gridCol w:w="1190"/>
        <w:gridCol w:w="2617"/>
      </w:tblGrid>
      <w:tr w:rsidR="001835D7" w14:paraId="683CCE69" w14:textId="77777777" w:rsidTr="0048230C">
        <w:tc>
          <w:tcPr>
            <w:tcW w:w="1016" w:type="dxa"/>
          </w:tcPr>
          <w:p w14:paraId="19BB7F71" w14:textId="784F2BF8" w:rsidR="005546D3" w:rsidRPr="001835D7" w:rsidRDefault="005546D3" w:rsidP="001835D7">
            <w:pPr>
              <w:jc w:val="center"/>
              <w:rPr>
                <w:b/>
                <w:lang w:val="pt-PT"/>
              </w:rPr>
            </w:pPr>
            <w:r w:rsidRPr="001835D7">
              <w:rPr>
                <w:b/>
                <w:lang w:val="pt-PT"/>
              </w:rPr>
              <w:t>Version #</w:t>
            </w:r>
          </w:p>
        </w:tc>
        <w:tc>
          <w:tcPr>
            <w:tcW w:w="1576" w:type="dxa"/>
          </w:tcPr>
          <w:p w14:paraId="4914C12E" w14:textId="46A09549" w:rsidR="005546D3" w:rsidRPr="001835D7" w:rsidRDefault="005546D3" w:rsidP="001835D7">
            <w:pPr>
              <w:jc w:val="center"/>
              <w:rPr>
                <w:b/>
                <w:lang w:val="pt-PT"/>
              </w:rPr>
            </w:pPr>
            <w:r w:rsidRPr="001835D7">
              <w:rPr>
                <w:b/>
                <w:lang w:val="pt-PT"/>
              </w:rPr>
              <w:t>Implemented By</w:t>
            </w:r>
          </w:p>
        </w:tc>
        <w:tc>
          <w:tcPr>
            <w:tcW w:w="1183" w:type="dxa"/>
          </w:tcPr>
          <w:p w14:paraId="3C43E537" w14:textId="3BBCB922" w:rsidR="005546D3" w:rsidRPr="001835D7" w:rsidRDefault="005546D3" w:rsidP="001835D7">
            <w:pPr>
              <w:jc w:val="center"/>
              <w:rPr>
                <w:b/>
                <w:lang w:val="pt-PT"/>
              </w:rPr>
            </w:pPr>
            <w:r w:rsidRPr="001835D7">
              <w:rPr>
                <w:b/>
                <w:lang w:val="pt-PT"/>
              </w:rPr>
              <w:t>Revision Date</w:t>
            </w:r>
          </w:p>
        </w:tc>
        <w:tc>
          <w:tcPr>
            <w:tcW w:w="1434" w:type="dxa"/>
          </w:tcPr>
          <w:p w14:paraId="13BD5137" w14:textId="46ABB138" w:rsidR="005546D3" w:rsidRPr="001835D7" w:rsidRDefault="005546D3" w:rsidP="001835D7">
            <w:pPr>
              <w:jc w:val="center"/>
              <w:rPr>
                <w:b/>
                <w:lang w:val="pt-PT"/>
              </w:rPr>
            </w:pPr>
            <w:r w:rsidRPr="001835D7">
              <w:rPr>
                <w:b/>
                <w:lang w:val="pt-PT"/>
              </w:rPr>
              <w:t>Approved By</w:t>
            </w:r>
          </w:p>
        </w:tc>
        <w:tc>
          <w:tcPr>
            <w:tcW w:w="1190" w:type="dxa"/>
          </w:tcPr>
          <w:p w14:paraId="60E1637A" w14:textId="042A27DF" w:rsidR="005546D3" w:rsidRPr="001835D7" w:rsidRDefault="005546D3" w:rsidP="001835D7">
            <w:pPr>
              <w:jc w:val="center"/>
              <w:rPr>
                <w:b/>
                <w:lang w:val="pt-PT"/>
              </w:rPr>
            </w:pPr>
            <w:r w:rsidRPr="001835D7">
              <w:rPr>
                <w:b/>
                <w:lang w:val="pt-PT"/>
              </w:rPr>
              <w:t>Approval Date</w:t>
            </w:r>
          </w:p>
        </w:tc>
        <w:tc>
          <w:tcPr>
            <w:tcW w:w="2617" w:type="dxa"/>
          </w:tcPr>
          <w:p w14:paraId="41B21783" w14:textId="0DE091BE" w:rsidR="005546D3" w:rsidRPr="001835D7" w:rsidRDefault="005546D3" w:rsidP="001835D7">
            <w:pPr>
              <w:jc w:val="center"/>
              <w:rPr>
                <w:b/>
                <w:lang w:val="pt-PT"/>
              </w:rPr>
            </w:pPr>
            <w:r w:rsidRPr="001835D7">
              <w:rPr>
                <w:b/>
                <w:lang w:val="pt-PT"/>
              </w:rPr>
              <w:t>Reason</w:t>
            </w:r>
          </w:p>
        </w:tc>
      </w:tr>
      <w:tr w:rsidR="001835D7" w14:paraId="4C2A6C79" w14:textId="77777777" w:rsidTr="0048230C">
        <w:tc>
          <w:tcPr>
            <w:tcW w:w="1016" w:type="dxa"/>
          </w:tcPr>
          <w:p w14:paraId="65B5AFC8" w14:textId="1CA681E7" w:rsidR="005342E8" w:rsidRDefault="005342E8" w:rsidP="00116731">
            <w:pPr>
              <w:rPr>
                <w:lang w:val="pt-PT"/>
              </w:rPr>
            </w:pPr>
            <w:r>
              <w:rPr>
                <w:lang w:val="pt-PT"/>
              </w:rPr>
              <w:t>0.5</w:t>
            </w:r>
          </w:p>
        </w:tc>
        <w:tc>
          <w:tcPr>
            <w:tcW w:w="1576" w:type="dxa"/>
          </w:tcPr>
          <w:p w14:paraId="06256F51" w14:textId="6C171A87" w:rsidR="005342E8" w:rsidRDefault="005342E8" w:rsidP="00116731">
            <w:pPr>
              <w:rPr>
                <w:lang w:val="pt-PT"/>
              </w:rPr>
            </w:pPr>
            <w:r>
              <w:rPr>
                <w:lang w:val="pt-PT"/>
              </w:rPr>
              <w:t>T</w:t>
            </w:r>
            <w:r w:rsidR="00A360FB">
              <w:rPr>
                <w:lang w:val="pt-PT"/>
              </w:rPr>
              <w:t>.</w:t>
            </w:r>
            <w:r>
              <w:rPr>
                <w:lang w:val="pt-PT"/>
              </w:rPr>
              <w:t xml:space="preserve"> Santos</w:t>
            </w:r>
          </w:p>
        </w:tc>
        <w:tc>
          <w:tcPr>
            <w:tcW w:w="1183" w:type="dxa"/>
          </w:tcPr>
          <w:p w14:paraId="652C19DD" w14:textId="18CFFCED" w:rsidR="005342E8" w:rsidRDefault="00BF749D" w:rsidP="00116731">
            <w:pPr>
              <w:rPr>
                <w:lang w:val="pt-PT"/>
              </w:rPr>
            </w:pPr>
            <w:r>
              <w:rPr>
                <w:lang w:val="pt-PT"/>
              </w:rPr>
              <w:t>20th Feb</w:t>
            </w:r>
          </w:p>
        </w:tc>
        <w:tc>
          <w:tcPr>
            <w:tcW w:w="1434" w:type="dxa"/>
          </w:tcPr>
          <w:p w14:paraId="67E93043" w14:textId="1A162DFF" w:rsidR="005342E8" w:rsidRDefault="00A360FB" w:rsidP="00116731">
            <w:pPr>
              <w:rPr>
                <w:lang w:val="pt-PT"/>
              </w:rPr>
            </w:pPr>
            <w:r>
              <w:rPr>
                <w:lang w:val="pt-PT"/>
              </w:rPr>
              <w:t>-</w:t>
            </w:r>
          </w:p>
        </w:tc>
        <w:tc>
          <w:tcPr>
            <w:tcW w:w="1190" w:type="dxa"/>
          </w:tcPr>
          <w:p w14:paraId="77ED79A4" w14:textId="4353C4B4" w:rsidR="005342E8" w:rsidRDefault="00A360FB" w:rsidP="00116731">
            <w:pPr>
              <w:rPr>
                <w:lang w:val="pt-PT"/>
              </w:rPr>
            </w:pPr>
            <w:r>
              <w:rPr>
                <w:lang w:val="pt-PT"/>
              </w:rPr>
              <w:t>-</w:t>
            </w:r>
          </w:p>
        </w:tc>
        <w:tc>
          <w:tcPr>
            <w:tcW w:w="2617" w:type="dxa"/>
          </w:tcPr>
          <w:p w14:paraId="6C6079B8" w14:textId="2FC19824" w:rsidR="005342E8" w:rsidRDefault="001D13E7" w:rsidP="00116731">
            <w:pPr>
              <w:rPr>
                <w:lang w:val="pt-PT"/>
              </w:rPr>
            </w:pPr>
            <w:r>
              <w:rPr>
                <w:lang w:val="pt-PT"/>
              </w:rPr>
              <w:t>Rough draft</w:t>
            </w:r>
          </w:p>
        </w:tc>
      </w:tr>
      <w:tr w:rsidR="001835D7" w14:paraId="2FCE1E66" w14:textId="77777777" w:rsidTr="0048230C">
        <w:tc>
          <w:tcPr>
            <w:tcW w:w="1016" w:type="dxa"/>
          </w:tcPr>
          <w:p w14:paraId="7FC77978" w14:textId="6B318902" w:rsidR="005546D3" w:rsidRDefault="005546D3" w:rsidP="00116731">
            <w:pPr>
              <w:rPr>
                <w:lang w:val="pt-PT"/>
              </w:rPr>
            </w:pPr>
            <w:r>
              <w:rPr>
                <w:lang w:val="pt-PT"/>
              </w:rPr>
              <w:t>1.0</w:t>
            </w:r>
          </w:p>
        </w:tc>
        <w:tc>
          <w:tcPr>
            <w:tcW w:w="1576" w:type="dxa"/>
          </w:tcPr>
          <w:p w14:paraId="228BDCF1" w14:textId="412933A9" w:rsidR="005546D3" w:rsidRDefault="002715C9" w:rsidP="00116731">
            <w:pPr>
              <w:rPr>
                <w:lang w:val="pt-PT"/>
              </w:rPr>
            </w:pPr>
            <w:r w:rsidRPr="006C2A02">
              <w:t>T</w:t>
            </w:r>
            <w:r w:rsidR="00A360FB">
              <w:t>.</w:t>
            </w:r>
            <w:r w:rsidRPr="006C2A02">
              <w:t xml:space="preserve"> Hoàng</w:t>
            </w:r>
          </w:p>
        </w:tc>
        <w:tc>
          <w:tcPr>
            <w:tcW w:w="1183" w:type="dxa"/>
          </w:tcPr>
          <w:p w14:paraId="6AA7D633" w14:textId="67E5B536" w:rsidR="005546D3" w:rsidRDefault="0072336C" w:rsidP="00116731">
            <w:pPr>
              <w:rPr>
                <w:lang w:val="pt-PT"/>
              </w:rPr>
            </w:pPr>
            <w:r>
              <w:rPr>
                <w:lang w:val="pt-PT"/>
              </w:rPr>
              <w:t>21st Feb</w:t>
            </w:r>
          </w:p>
        </w:tc>
        <w:tc>
          <w:tcPr>
            <w:tcW w:w="1434" w:type="dxa"/>
          </w:tcPr>
          <w:p w14:paraId="43D15BC3" w14:textId="730E2021" w:rsidR="005546D3" w:rsidRDefault="00A360FB" w:rsidP="00116731">
            <w:pPr>
              <w:rPr>
                <w:lang w:val="pt-PT"/>
              </w:rPr>
            </w:pPr>
            <w:r>
              <w:t>G.</w:t>
            </w:r>
            <w:r w:rsidRPr="006C2A02">
              <w:t xml:space="preserve"> Hilderink</w:t>
            </w:r>
          </w:p>
        </w:tc>
        <w:tc>
          <w:tcPr>
            <w:tcW w:w="1190" w:type="dxa"/>
          </w:tcPr>
          <w:p w14:paraId="51BA1DA2" w14:textId="42F297BE" w:rsidR="005546D3" w:rsidRDefault="00A360FB" w:rsidP="00116731">
            <w:pPr>
              <w:rPr>
                <w:lang w:val="pt-PT"/>
              </w:rPr>
            </w:pPr>
            <w:r>
              <w:rPr>
                <w:lang w:val="pt-PT"/>
              </w:rPr>
              <w:t>27th Feb</w:t>
            </w:r>
          </w:p>
        </w:tc>
        <w:tc>
          <w:tcPr>
            <w:tcW w:w="2617" w:type="dxa"/>
          </w:tcPr>
          <w:p w14:paraId="6C0FA8DD" w14:textId="639DA986" w:rsidR="005546D3" w:rsidRDefault="0002300A" w:rsidP="00116731">
            <w:pPr>
              <w:rPr>
                <w:lang w:val="pt-PT"/>
              </w:rPr>
            </w:pPr>
            <w:r>
              <w:rPr>
                <w:lang w:val="pt-PT"/>
              </w:rPr>
              <w:t>Project Plan V1.0</w:t>
            </w:r>
          </w:p>
        </w:tc>
      </w:tr>
      <w:tr w:rsidR="001835D7" w14:paraId="77B1B51E" w14:textId="77777777" w:rsidTr="0048230C">
        <w:tc>
          <w:tcPr>
            <w:tcW w:w="1016" w:type="dxa"/>
          </w:tcPr>
          <w:p w14:paraId="1170E921" w14:textId="5999B0B4" w:rsidR="005546D3" w:rsidRDefault="005546D3" w:rsidP="00116731">
            <w:pPr>
              <w:rPr>
                <w:lang w:val="pt-PT"/>
              </w:rPr>
            </w:pPr>
            <w:r>
              <w:rPr>
                <w:lang w:val="pt-PT"/>
              </w:rPr>
              <w:t>1.1</w:t>
            </w:r>
          </w:p>
        </w:tc>
        <w:tc>
          <w:tcPr>
            <w:tcW w:w="1576" w:type="dxa"/>
          </w:tcPr>
          <w:p w14:paraId="33AC41B3" w14:textId="3A64460F" w:rsidR="005546D3" w:rsidRDefault="00A360FB" w:rsidP="00116731">
            <w:pPr>
              <w:rPr>
                <w:lang w:val="pt-PT"/>
              </w:rPr>
            </w:pPr>
            <w:r>
              <w:rPr>
                <w:lang w:val="pt-PT"/>
              </w:rPr>
              <w:t>C.</w:t>
            </w:r>
            <w:r w:rsidR="00102C2F">
              <w:rPr>
                <w:lang w:val="pt-PT"/>
              </w:rPr>
              <w:t xml:space="preserve"> Hart</w:t>
            </w:r>
          </w:p>
        </w:tc>
        <w:tc>
          <w:tcPr>
            <w:tcW w:w="1183" w:type="dxa"/>
          </w:tcPr>
          <w:p w14:paraId="72613808" w14:textId="4DA8F0A3" w:rsidR="005546D3" w:rsidRDefault="0072336C" w:rsidP="00116731">
            <w:pPr>
              <w:rPr>
                <w:lang w:val="pt-PT"/>
              </w:rPr>
            </w:pPr>
            <w:r>
              <w:rPr>
                <w:lang w:val="pt-PT"/>
              </w:rPr>
              <w:t>27th Feb</w:t>
            </w:r>
          </w:p>
        </w:tc>
        <w:tc>
          <w:tcPr>
            <w:tcW w:w="1434" w:type="dxa"/>
          </w:tcPr>
          <w:p w14:paraId="16AF7A1A" w14:textId="6409089A" w:rsidR="005546D3" w:rsidRDefault="00A360FB" w:rsidP="00116731">
            <w:pPr>
              <w:rPr>
                <w:lang w:val="pt-PT"/>
              </w:rPr>
            </w:pPr>
            <w:r>
              <w:rPr>
                <w:lang w:val="pt-PT"/>
              </w:rPr>
              <w:t>-</w:t>
            </w:r>
          </w:p>
        </w:tc>
        <w:tc>
          <w:tcPr>
            <w:tcW w:w="1190" w:type="dxa"/>
          </w:tcPr>
          <w:p w14:paraId="64EC0033" w14:textId="05EFFA14" w:rsidR="005546D3" w:rsidRDefault="00A360FB" w:rsidP="00116731">
            <w:pPr>
              <w:rPr>
                <w:lang w:val="pt-PT"/>
              </w:rPr>
            </w:pPr>
            <w:r>
              <w:rPr>
                <w:lang w:val="pt-PT"/>
              </w:rPr>
              <w:t>-</w:t>
            </w:r>
          </w:p>
        </w:tc>
        <w:tc>
          <w:tcPr>
            <w:tcW w:w="2617" w:type="dxa"/>
          </w:tcPr>
          <w:p w14:paraId="4CD08CAD" w14:textId="0C72ABC8" w:rsidR="005546D3" w:rsidRDefault="007E4FE9" w:rsidP="00116731">
            <w:pPr>
              <w:rPr>
                <w:lang w:val="pt-PT"/>
              </w:rPr>
            </w:pPr>
            <w:r>
              <w:rPr>
                <w:lang w:val="pt-PT"/>
              </w:rPr>
              <w:t>Altered info and set up</w:t>
            </w:r>
          </w:p>
        </w:tc>
      </w:tr>
      <w:tr w:rsidR="001835D7" w14:paraId="08F4AC15" w14:textId="77777777" w:rsidTr="0048230C">
        <w:tc>
          <w:tcPr>
            <w:tcW w:w="1016" w:type="dxa"/>
          </w:tcPr>
          <w:p w14:paraId="777E2BCB" w14:textId="6C168B4D" w:rsidR="005546D3" w:rsidRDefault="009901A1" w:rsidP="00116731">
            <w:pPr>
              <w:rPr>
                <w:lang w:val="pt-PT"/>
              </w:rPr>
            </w:pPr>
            <w:r>
              <w:rPr>
                <w:lang w:val="pt-PT"/>
              </w:rPr>
              <w:t>1.2</w:t>
            </w:r>
          </w:p>
        </w:tc>
        <w:tc>
          <w:tcPr>
            <w:tcW w:w="1576" w:type="dxa"/>
          </w:tcPr>
          <w:p w14:paraId="3E62FA2A" w14:textId="566B35CD" w:rsidR="005546D3" w:rsidRDefault="00102C2F" w:rsidP="00116731">
            <w:pPr>
              <w:rPr>
                <w:lang w:val="pt-PT"/>
              </w:rPr>
            </w:pPr>
            <w:r>
              <w:rPr>
                <w:lang w:val="pt-PT"/>
              </w:rPr>
              <w:t>C</w:t>
            </w:r>
            <w:r w:rsidR="00A360FB">
              <w:rPr>
                <w:lang w:val="pt-PT"/>
              </w:rPr>
              <w:t>.</w:t>
            </w:r>
            <w:r>
              <w:rPr>
                <w:lang w:val="pt-PT"/>
              </w:rPr>
              <w:t xml:space="preserve"> Hart</w:t>
            </w:r>
          </w:p>
        </w:tc>
        <w:tc>
          <w:tcPr>
            <w:tcW w:w="1183" w:type="dxa"/>
          </w:tcPr>
          <w:p w14:paraId="7623FAFD" w14:textId="56D2F460" w:rsidR="005546D3" w:rsidRDefault="0072336C" w:rsidP="00116731">
            <w:pPr>
              <w:rPr>
                <w:lang w:val="pt-PT"/>
              </w:rPr>
            </w:pPr>
            <w:r>
              <w:rPr>
                <w:lang w:val="pt-PT"/>
              </w:rPr>
              <w:t>6th Mar</w:t>
            </w:r>
          </w:p>
        </w:tc>
        <w:tc>
          <w:tcPr>
            <w:tcW w:w="1434" w:type="dxa"/>
          </w:tcPr>
          <w:p w14:paraId="5D60C507" w14:textId="77777777" w:rsidR="005546D3" w:rsidRDefault="005546D3" w:rsidP="00116731">
            <w:pPr>
              <w:rPr>
                <w:lang w:val="pt-PT"/>
              </w:rPr>
            </w:pPr>
          </w:p>
        </w:tc>
        <w:tc>
          <w:tcPr>
            <w:tcW w:w="1190" w:type="dxa"/>
          </w:tcPr>
          <w:p w14:paraId="647386F7" w14:textId="77777777" w:rsidR="005546D3" w:rsidRDefault="005546D3" w:rsidP="00116731">
            <w:pPr>
              <w:rPr>
                <w:lang w:val="pt-PT"/>
              </w:rPr>
            </w:pPr>
          </w:p>
        </w:tc>
        <w:tc>
          <w:tcPr>
            <w:tcW w:w="2617" w:type="dxa"/>
          </w:tcPr>
          <w:p w14:paraId="3F0DA160" w14:textId="0A5051CE" w:rsidR="005546D3" w:rsidRDefault="001D13E7" w:rsidP="00116731">
            <w:pPr>
              <w:rPr>
                <w:lang w:val="pt-PT"/>
              </w:rPr>
            </w:pPr>
            <w:r>
              <w:rPr>
                <w:lang w:val="pt-PT"/>
              </w:rPr>
              <w:t>Additional details from mentor’s advise</w:t>
            </w:r>
            <w:r w:rsidR="007E4FE9">
              <w:rPr>
                <w:lang w:val="pt-PT"/>
              </w:rPr>
              <w:t>.</w:t>
            </w:r>
          </w:p>
        </w:tc>
      </w:tr>
      <w:tr w:rsidR="001835D7" w14:paraId="6A689E7F" w14:textId="77777777" w:rsidTr="0048230C">
        <w:tc>
          <w:tcPr>
            <w:tcW w:w="1016" w:type="dxa"/>
          </w:tcPr>
          <w:p w14:paraId="2D7A4AB1" w14:textId="3DA1C57F" w:rsidR="005546D3" w:rsidRDefault="006F3B03" w:rsidP="00116731">
            <w:pPr>
              <w:rPr>
                <w:lang w:val="pt-PT"/>
              </w:rPr>
            </w:pPr>
            <w:r>
              <w:rPr>
                <w:lang w:val="pt-PT"/>
              </w:rPr>
              <w:t>1.</w:t>
            </w:r>
            <w:r w:rsidR="00397CE3">
              <w:rPr>
                <w:lang w:val="pt-PT"/>
              </w:rPr>
              <w:t>3</w:t>
            </w:r>
          </w:p>
        </w:tc>
        <w:tc>
          <w:tcPr>
            <w:tcW w:w="1576" w:type="dxa"/>
          </w:tcPr>
          <w:p w14:paraId="47903075" w14:textId="0A2A2BD4" w:rsidR="005546D3" w:rsidRDefault="006F3B03" w:rsidP="00116731">
            <w:pPr>
              <w:rPr>
                <w:lang w:val="pt-PT"/>
              </w:rPr>
            </w:pPr>
            <w:r>
              <w:rPr>
                <w:lang w:val="pt-PT"/>
              </w:rPr>
              <w:t xml:space="preserve">T. </w:t>
            </w:r>
            <w:r w:rsidRPr="00DF1C3D">
              <w:rPr>
                <w:lang w:val="de-DE"/>
              </w:rPr>
              <w:t>Hoàng</w:t>
            </w:r>
            <w:r w:rsidR="00DD02B7" w:rsidRPr="00DF1C3D">
              <w:rPr>
                <w:lang w:val="de-DE"/>
              </w:rPr>
              <w:br/>
            </w:r>
            <w:r w:rsidR="00DD02B7">
              <w:rPr>
                <w:lang w:val="pt-PT"/>
              </w:rPr>
              <w:t>T. Santos</w:t>
            </w:r>
            <w:r w:rsidR="00DF1C3D">
              <w:rPr>
                <w:lang w:val="pt-PT"/>
              </w:rPr>
              <w:br/>
              <w:t>D. Akter</w:t>
            </w:r>
          </w:p>
        </w:tc>
        <w:tc>
          <w:tcPr>
            <w:tcW w:w="1183" w:type="dxa"/>
          </w:tcPr>
          <w:p w14:paraId="019FCF46" w14:textId="7B9B2860" w:rsidR="005546D3" w:rsidRDefault="0002300A" w:rsidP="00116731">
            <w:pPr>
              <w:rPr>
                <w:lang w:val="pt-PT"/>
              </w:rPr>
            </w:pPr>
            <w:r>
              <w:rPr>
                <w:lang w:val="pt-PT"/>
              </w:rPr>
              <w:t>6th Mar</w:t>
            </w:r>
          </w:p>
        </w:tc>
        <w:tc>
          <w:tcPr>
            <w:tcW w:w="1434" w:type="dxa"/>
          </w:tcPr>
          <w:p w14:paraId="6ADF70F1" w14:textId="77777777" w:rsidR="005546D3" w:rsidRDefault="005546D3" w:rsidP="00116731">
            <w:pPr>
              <w:rPr>
                <w:lang w:val="pt-PT"/>
              </w:rPr>
            </w:pPr>
          </w:p>
        </w:tc>
        <w:tc>
          <w:tcPr>
            <w:tcW w:w="1190" w:type="dxa"/>
          </w:tcPr>
          <w:p w14:paraId="18FCB674" w14:textId="77777777" w:rsidR="005546D3" w:rsidRDefault="005546D3" w:rsidP="00116731">
            <w:pPr>
              <w:rPr>
                <w:lang w:val="pt-PT"/>
              </w:rPr>
            </w:pPr>
          </w:p>
        </w:tc>
        <w:tc>
          <w:tcPr>
            <w:tcW w:w="2617" w:type="dxa"/>
          </w:tcPr>
          <w:p w14:paraId="31F04A8C" w14:textId="0CF0D4BE" w:rsidR="005546D3" w:rsidRDefault="0002300A" w:rsidP="00116731">
            <w:pPr>
              <w:rPr>
                <w:lang w:val="pt-PT"/>
              </w:rPr>
            </w:pPr>
            <w:r>
              <w:rPr>
                <w:lang w:val="pt-PT"/>
              </w:rPr>
              <w:t>Comments</w:t>
            </w:r>
            <w:r w:rsidR="00FB561B">
              <w:rPr>
                <w:lang w:val="pt-PT"/>
              </w:rPr>
              <w:t xml:space="preserve"> on</w:t>
            </w:r>
            <w:r>
              <w:rPr>
                <w:lang w:val="pt-PT"/>
              </w:rPr>
              <w:t xml:space="preserve"> changes</w:t>
            </w:r>
            <w:r w:rsidR="00FB561B">
              <w:rPr>
                <w:lang w:val="pt-PT"/>
              </w:rPr>
              <w:t xml:space="preserve"> to be made</w:t>
            </w:r>
          </w:p>
        </w:tc>
      </w:tr>
      <w:tr w:rsidR="001835D7" w14:paraId="34A138EE" w14:textId="77777777" w:rsidTr="0048230C">
        <w:tc>
          <w:tcPr>
            <w:tcW w:w="1016" w:type="dxa"/>
          </w:tcPr>
          <w:p w14:paraId="4A954C79" w14:textId="6B744051" w:rsidR="005546D3" w:rsidRDefault="0002300A" w:rsidP="00116731">
            <w:pPr>
              <w:rPr>
                <w:lang w:val="pt-PT"/>
              </w:rPr>
            </w:pPr>
            <w:r>
              <w:rPr>
                <w:lang w:val="pt-PT"/>
              </w:rPr>
              <w:t>2.0</w:t>
            </w:r>
          </w:p>
        </w:tc>
        <w:tc>
          <w:tcPr>
            <w:tcW w:w="1576" w:type="dxa"/>
          </w:tcPr>
          <w:p w14:paraId="5CA38BBB" w14:textId="0A8A3AD5" w:rsidR="005546D3" w:rsidRDefault="0002300A" w:rsidP="00116731">
            <w:pPr>
              <w:rPr>
                <w:lang w:val="pt-PT"/>
              </w:rPr>
            </w:pPr>
            <w:r>
              <w:rPr>
                <w:lang w:val="pt-PT"/>
              </w:rPr>
              <w:t>C. Hart</w:t>
            </w:r>
          </w:p>
        </w:tc>
        <w:tc>
          <w:tcPr>
            <w:tcW w:w="1183" w:type="dxa"/>
          </w:tcPr>
          <w:p w14:paraId="0934739B" w14:textId="621C0549" w:rsidR="005546D3" w:rsidRDefault="0002300A" w:rsidP="00116731">
            <w:pPr>
              <w:rPr>
                <w:lang w:val="pt-PT"/>
              </w:rPr>
            </w:pPr>
            <w:r>
              <w:rPr>
                <w:lang w:val="pt-PT"/>
              </w:rPr>
              <w:t>6th Mar</w:t>
            </w:r>
          </w:p>
        </w:tc>
        <w:tc>
          <w:tcPr>
            <w:tcW w:w="1434" w:type="dxa"/>
          </w:tcPr>
          <w:p w14:paraId="3C43BFA6" w14:textId="0588D457" w:rsidR="005546D3" w:rsidRDefault="0048230C" w:rsidP="00116731">
            <w:pPr>
              <w:rPr>
                <w:lang w:val="pt-PT"/>
              </w:rPr>
            </w:pPr>
            <w:r>
              <w:rPr>
                <w:lang w:val="pt-PT"/>
              </w:rPr>
              <w:t>G. Hilderink</w:t>
            </w:r>
          </w:p>
        </w:tc>
        <w:tc>
          <w:tcPr>
            <w:tcW w:w="1190" w:type="dxa"/>
          </w:tcPr>
          <w:p w14:paraId="0E1C21F1" w14:textId="5EFFF3E0" w:rsidR="005546D3" w:rsidRDefault="0048230C" w:rsidP="00116731">
            <w:pPr>
              <w:rPr>
                <w:lang w:val="pt-PT"/>
              </w:rPr>
            </w:pPr>
            <w:r>
              <w:rPr>
                <w:lang w:val="pt-PT"/>
              </w:rPr>
              <w:t>20th Mar</w:t>
            </w:r>
          </w:p>
        </w:tc>
        <w:tc>
          <w:tcPr>
            <w:tcW w:w="2617" w:type="dxa"/>
          </w:tcPr>
          <w:p w14:paraId="684EDDD6" w14:textId="0E2AD788" w:rsidR="005546D3" w:rsidRDefault="0002300A" w:rsidP="00116731">
            <w:pPr>
              <w:rPr>
                <w:lang w:val="pt-PT"/>
              </w:rPr>
            </w:pPr>
            <w:r>
              <w:rPr>
                <w:lang w:val="pt-PT"/>
              </w:rPr>
              <w:t>Project Plan V2.0</w:t>
            </w:r>
          </w:p>
        </w:tc>
      </w:tr>
      <w:tr w:rsidR="0048230C" w14:paraId="7A8AF0D1" w14:textId="77777777" w:rsidTr="0048230C">
        <w:tc>
          <w:tcPr>
            <w:tcW w:w="1016" w:type="dxa"/>
          </w:tcPr>
          <w:p w14:paraId="28B2C14A" w14:textId="6AC1E55F" w:rsidR="0048230C" w:rsidRDefault="0048230C" w:rsidP="00116731">
            <w:pPr>
              <w:rPr>
                <w:lang w:val="pt-PT"/>
              </w:rPr>
            </w:pPr>
            <w:r>
              <w:rPr>
                <w:lang w:val="pt-PT"/>
              </w:rPr>
              <w:t>2.1</w:t>
            </w:r>
          </w:p>
        </w:tc>
        <w:tc>
          <w:tcPr>
            <w:tcW w:w="1576" w:type="dxa"/>
          </w:tcPr>
          <w:p w14:paraId="6CAE0627" w14:textId="7095E18F" w:rsidR="0048230C" w:rsidRDefault="0048230C" w:rsidP="00116731">
            <w:pPr>
              <w:rPr>
                <w:lang w:val="pt-PT"/>
              </w:rPr>
            </w:pPr>
            <w:r>
              <w:rPr>
                <w:lang w:val="pt-PT"/>
              </w:rPr>
              <w:t>C. Hart</w:t>
            </w:r>
          </w:p>
        </w:tc>
        <w:tc>
          <w:tcPr>
            <w:tcW w:w="1183" w:type="dxa"/>
          </w:tcPr>
          <w:p w14:paraId="6B2EF0F0" w14:textId="71E10891" w:rsidR="0048230C" w:rsidRDefault="0048230C" w:rsidP="00116731">
            <w:pPr>
              <w:rPr>
                <w:lang w:val="pt-PT"/>
              </w:rPr>
            </w:pPr>
            <w:r>
              <w:rPr>
                <w:lang w:val="pt-PT"/>
              </w:rPr>
              <w:t>25th Mar</w:t>
            </w:r>
          </w:p>
        </w:tc>
        <w:tc>
          <w:tcPr>
            <w:tcW w:w="1434" w:type="dxa"/>
          </w:tcPr>
          <w:p w14:paraId="02DE2140" w14:textId="4FC9F614" w:rsidR="0048230C" w:rsidRDefault="0048230C" w:rsidP="00116731">
            <w:pPr>
              <w:rPr>
                <w:lang w:val="pt-PT"/>
              </w:rPr>
            </w:pPr>
            <w:r>
              <w:rPr>
                <w:lang w:val="pt-PT"/>
              </w:rPr>
              <w:t>-</w:t>
            </w:r>
          </w:p>
        </w:tc>
        <w:tc>
          <w:tcPr>
            <w:tcW w:w="1190" w:type="dxa"/>
          </w:tcPr>
          <w:p w14:paraId="1EAE43AF" w14:textId="11F23409" w:rsidR="0048230C" w:rsidRDefault="0048230C" w:rsidP="00116731">
            <w:pPr>
              <w:rPr>
                <w:lang w:val="pt-PT"/>
              </w:rPr>
            </w:pPr>
            <w:r>
              <w:rPr>
                <w:lang w:val="pt-PT"/>
              </w:rPr>
              <w:t>-</w:t>
            </w:r>
          </w:p>
        </w:tc>
        <w:tc>
          <w:tcPr>
            <w:tcW w:w="2617" w:type="dxa"/>
          </w:tcPr>
          <w:p w14:paraId="1E67433B" w14:textId="0FA074EB" w:rsidR="0048230C" w:rsidRDefault="0048230C" w:rsidP="00116731">
            <w:pPr>
              <w:rPr>
                <w:lang w:val="pt-PT"/>
              </w:rPr>
            </w:pPr>
            <w:r>
              <w:rPr>
                <w:lang w:val="pt-PT"/>
              </w:rPr>
              <w:t>Made changes where necessary</w:t>
            </w:r>
          </w:p>
        </w:tc>
      </w:tr>
    </w:tbl>
    <w:p w14:paraId="720E7700" w14:textId="77777777" w:rsidR="00116731" w:rsidRPr="00116731" w:rsidRDefault="00116731" w:rsidP="00116731">
      <w:pPr>
        <w:rPr>
          <w:lang w:val="pt-PT"/>
        </w:rPr>
      </w:pPr>
    </w:p>
    <w:p w14:paraId="677600BF" w14:textId="667C9E46" w:rsidR="00116731" w:rsidRDefault="00116731">
      <w:pPr>
        <w:rPr>
          <w:rFonts w:eastAsiaTheme="minorEastAsia"/>
          <w:color w:val="4472C4" w:themeColor="accent1"/>
          <w:lang w:val="pt-PT"/>
        </w:rPr>
      </w:pPr>
      <w:r>
        <w:rPr>
          <w:rFonts w:eastAsiaTheme="minorEastAsia"/>
          <w:color w:val="4472C4" w:themeColor="accent1"/>
          <w:lang w:val="pt-PT"/>
        </w:rPr>
        <w:br w:type="page"/>
      </w:r>
    </w:p>
    <w:sdt>
      <w:sdtPr>
        <w:rPr>
          <w:rFonts w:ascii="Times New Roman" w:eastAsiaTheme="minorHAnsi" w:hAnsi="Times New Roman" w:cs="Times New Roman"/>
          <w:b w:val="0"/>
          <w:color w:val="CC0000"/>
          <w:sz w:val="22"/>
          <w:szCs w:val="22"/>
          <w:lang w:val="en-GB"/>
        </w:rPr>
        <w:id w:val="590895475"/>
        <w:docPartObj>
          <w:docPartGallery w:val="Table of Contents"/>
          <w:docPartUnique/>
        </w:docPartObj>
      </w:sdtPr>
      <w:sdtEndPr>
        <w:rPr>
          <w:bCs/>
          <w:noProof/>
          <w:color w:val="auto"/>
          <w:sz w:val="24"/>
          <w:szCs w:val="24"/>
          <w:lang w:val="en-US"/>
        </w:rPr>
      </w:sdtEndPr>
      <w:sdtContent>
        <w:p w14:paraId="7231742A" w14:textId="77777777" w:rsidR="00EF4602" w:rsidRPr="00651A20" w:rsidRDefault="00EF4602" w:rsidP="005A65E0">
          <w:pPr>
            <w:pStyle w:val="TOCHeading"/>
            <w:rPr>
              <w:rStyle w:val="Heading1Char"/>
              <w:b w:val="0"/>
              <w:color w:val="C00000"/>
            </w:rPr>
          </w:pPr>
          <w:r w:rsidRPr="00651A20">
            <w:rPr>
              <w:rStyle w:val="Heading1Char"/>
              <w:b w:val="0"/>
              <w:color w:val="C00000"/>
            </w:rPr>
            <w:t>Table of Contents</w:t>
          </w:r>
        </w:p>
        <w:p w14:paraId="464106EC" w14:textId="5608ED6B" w:rsidR="00651A20" w:rsidRPr="00651A20" w:rsidRDefault="00EF4602">
          <w:pPr>
            <w:pStyle w:val="TOC1"/>
            <w:tabs>
              <w:tab w:val="right" w:leader="dot" w:pos="9016"/>
            </w:tabs>
            <w:rPr>
              <w:rFonts w:ascii="Times New Roman" w:eastAsiaTheme="minorEastAsia" w:hAnsi="Times New Roman" w:cs="Times New Roman"/>
              <w:noProof/>
              <w:sz w:val="24"/>
              <w:szCs w:val="24"/>
              <w:lang w:val="en-US"/>
            </w:rPr>
          </w:pPr>
          <w:r w:rsidRPr="00651A20">
            <w:rPr>
              <w:rFonts w:ascii="Times New Roman" w:hAnsi="Times New Roman" w:cs="Times New Roman"/>
              <w:sz w:val="24"/>
              <w:szCs w:val="24"/>
            </w:rPr>
            <w:fldChar w:fldCharType="begin"/>
          </w:r>
          <w:r w:rsidRPr="00651A20">
            <w:rPr>
              <w:rFonts w:ascii="Times New Roman" w:hAnsi="Times New Roman" w:cs="Times New Roman"/>
              <w:sz w:val="24"/>
              <w:szCs w:val="24"/>
            </w:rPr>
            <w:instrText xml:space="preserve"> TOC \o "1-3" \h \z \u </w:instrText>
          </w:r>
          <w:r w:rsidRPr="00651A20">
            <w:rPr>
              <w:rFonts w:ascii="Times New Roman" w:hAnsi="Times New Roman" w:cs="Times New Roman"/>
              <w:sz w:val="24"/>
              <w:szCs w:val="24"/>
            </w:rPr>
            <w:fldChar w:fldCharType="separate"/>
          </w:r>
          <w:hyperlink w:anchor="_Toc508106359" w:history="1"/>
          <w:hyperlink w:anchor="_Toc508106360" w:history="1">
            <w:r w:rsidR="00651A20" w:rsidRPr="00651A20">
              <w:rPr>
                <w:rStyle w:val="Hyperlink"/>
                <w:rFonts w:ascii="Times New Roman" w:hAnsi="Times New Roman" w:cs="Times New Roman"/>
                <w:noProof/>
                <w:sz w:val="24"/>
                <w:szCs w:val="24"/>
              </w:rPr>
              <w:t>Introduction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_Toc508106360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2D4658">
              <w:rPr>
                <w:rFonts w:ascii="Times New Roman" w:hAnsi="Times New Roman" w:cs="Times New Roman"/>
                <w:noProof/>
                <w:webHidden/>
                <w:sz w:val="24"/>
                <w:szCs w:val="24"/>
              </w:rPr>
              <w:t>4</w:t>
            </w:r>
            <w:r w:rsidR="00651A20" w:rsidRPr="00651A20">
              <w:rPr>
                <w:rFonts w:ascii="Times New Roman" w:hAnsi="Times New Roman" w:cs="Times New Roman"/>
                <w:noProof/>
                <w:webHidden/>
                <w:sz w:val="24"/>
                <w:szCs w:val="24"/>
              </w:rPr>
              <w:fldChar w:fldCharType="end"/>
            </w:r>
          </w:hyperlink>
        </w:p>
        <w:p w14:paraId="47B35B62" w14:textId="7B5845B0" w:rsidR="00651A20" w:rsidRPr="00651A20" w:rsidRDefault="001D6E20">
          <w:pPr>
            <w:pStyle w:val="TOC2"/>
            <w:tabs>
              <w:tab w:val="right" w:leader="dot" w:pos="9016"/>
            </w:tabs>
            <w:rPr>
              <w:rFonts w:ascii="Times New Roman" w:eastAsiaTheme="minorEastAsia" w:hAnsi="Times New Roman" w:cs="Times New Roman"/>
              <w:noProof/>
              <w:sz w:val="24"/>
              <w:szCs w:val="24"/>
              <w:lang w:val="en-US"/>
            </w:rPr>
          </w:pPr>
          <w:hyperlink w:anchor="_Toc508106361" w:history="1">
            <w:r w:rsidR="00651A20" w:rsidRPr="00651A20">
              <w:rPr>
                <w:rStyle w:val="Hyperlink"/>
                <w:rFonts w:ascii="Times New Roman" w:hAnsi="Times New Roman" w:cs="Times New Roman"/>
                <w:noProof/>
                <w:sz w:val="24"/>
                <w:szCs w:val="24"/>
              </w:rPr>
              <w:t>The Client</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_Toc508106361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2D4658">
              <w:rPr>
                <w:rFonts w:ascii="Times New Roman" w:hAnsi="Times New Roman" w:cs="Times New Roman"/>
                <w:noProof/>
                <w:webHidden/>
                <w:sz w:val="24"/>
                <w:szCs w:val="24"/>
              </w:rPr>
              <w:t>4</w:t>
            </w:r>
            <w:r w:rsidR="00651A20" w:rsidRPr="00651A20">
              <w:rPr>
                <w:rFonts w:ascii="Times New Roman" w:hAnsi="Times New Roman" w:cs="Times New Roman"/>
                <w:noProof/>
                <w:webHidden/>
                <w:sz w:val="24"/>
                <w:szCs w:val="24"/>
              </w:rPr>
              <w:fldChar w:fldCharType="end"/>
            </w:r>
          </w:hyperlink>
        </w:p>
        <w:p w14:paraId="46C59BAA" w14:textId="7016C1C7" w:rsidR="00651A20" w:rsidRPr="00651A20" w:rsidRDefault="001D6E20">
          <w:pPr>
            <w:pStyle w:val="TOC2"/>
            <w:tabs>
              <w:tab w:val="right" w:leader="dot" w:pos="9016"/>
            </w:tabs>
            <w:rPr>
              <w:rFonts w:ascii="Times New Roman" w:eastAsiaTheme="minorEastAsia" w:hAnsi="Times New Roman" w:cs="Times New Roman"/>
              <w:noProof/>
              <w:sz w:val="24"/>
              <w:szCs w:val="24"/>
              <w:lang w:val="en-US"/>
            </w:rPr>
          </w:pPr>
          <w:hyperlink w:anchor="_Toc508106362" w:history="1">
            <w:r w:rsidR="00651A20" w:rsidRPr="00651A20">
              <w:rPr>
                <w:rStyle w:val="Hyperlink"/>
                <w:rFonts w:ascii="Times New Roman" w:hAnsi="Times New Roman" w:cs="Times New Roman"/>
                <w:noProof/>
                <w:sz w:val="24"/>
                <w:szCs w:val="24"/>
              </w:rPr>
              <w:t>The Team</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_Toc508106362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2D4658">
              <w:rPr>
                <w:rFonts w:ascii="Times New Roman" w:hAnsi="Times New Roman" w:cs="Times New Roman"/>
                <w:noProof/>
                <w:webHidden/>
                <w:sz w:val="24"/>
                <w:szCs w:val="24"/>
              </w:rPr>
              <w:t>4</w:t>
            </w:r>
            <w:r w:rsidR="00651A20" w:rsidRPr="00651A20">
              <w:rPr>
                <w:rFonts w:ascii="Times New Roman" w:hAnsi="Times New Roman" w:cs="Times New Roman"/>
                <w:noProof/>
                <w:webHidden/>
                <w:sz w:val="24"/>
                <w:szCs w:val="24"/>
              </w:rPr>
              <w:fldChar w:fldCharType="end"/>
            </w:r>
          </w:hyperlink>
        </w:p>
        <w:p w14:paraId="25F1932A" w14:textId="4696179B" w:rsidR="00651A20" w:rsidRPr="00651A20" w:rsidRDefault="001D6E20">
          <w:pPr>
            <w:pStyle w:val="TOC2"/>
            <w:tabs>
              <w:tab w:val="right" w:leader="dot" w:pos="9016"/>
            </w:tabs>
            <w:rPr>
              <w:rFonts w:ascii="Times New Roman" w:eastAsiaTheme="minorEastAsia" w:hAnsi="Times New Roman" w:cs="Times New Roman"/>
              <w:noProof/>
              <w:sz w:val="24"/>
              <w:szCs w:val="24"/>
              <w:lang w:val="en-US"/>
            </w:rPr>
          </w:pPr>
          <w:hyperlink w:anchor="_Toc508106363" w:history="1">
            <w:r w:rsidR="00651A20" w:rsidRPr="00651A20">
              <w:rPr>
                <w:rStyle w:val="Hyperlink"/>
                <w:rFonts w:ascii="Times New Roman" w:hAnsi="Times New Roman" w:cs="Times New Roman"/>
                <w:noProof/>
                <w:sz w:val="24"/>
                <w:szCs w:val="24"/>
                <w:lang w:val="fr-FR"/>
              </w:rPr>
              <w:t>Event Description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_Toc508106363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2D4658">
              <w:rPr>
                <w:rFonts w:ascii="Times New Roman" w:hAnsi="Times New Roman" w:cs="Times New Roman"/>
                <w:noProof/>
                <w:webHidden/>
                <w:sz w:val="24"/>
                <w:szCs w:val="24"/>
              </w:rPr>
              <w:t>4</w:t>
            </w:r>
            <w:r w:rsidR="00651A20" w:rsidRPr="00651A20">
              <w:rPr>
                <w:rFonts w:ascii="Times New Roman" w:hAnsi="Times New Roman" w:cs="Times New Roman"/>
                <w:noProof/>
                <w:webHidden/>
                <w:sz w:val="24"/>
                <w:szCs w:val="24"/>
              </w:rPr>
              <w:fldChar w:fldCharType="end"/>
            </w:r>
          </w:hyperlink>
        </w:p>
        <w:p w14:paraId="3FA773E5" w14:textId="76B1AC77" w:rsidR="00651A20" w:rsidRPr="00651A20" w:rsidRDefault="001D6E20">
          <w:pPr>
            <w:pStyle w:val="TOC1"/>
            <w:tabs>
              <w:tab w:val="right" w:leader="dot" w:pos="9016"/>
            </w:tabs>
            <w:rPr>
              <w:rFonts w:ascii="Times New Roman" w:eastAsiaTheme="minorEastAsia" w:hAnsi="Times New Roman" w:cs="Times New Roman"/>
              <w:noProof/>
              <w:sz w:val="24"/>
              <w:szCs w:val="24"/>
              <w:lang w:val="en-US"/>
            </w:rPr>
          </w:pPr>
          <w:hyperlink w:anchor="_Toc508106364" w:history="1">
            <w:r w:rsidR="00651A20" w:rsidRPr="00651A20">
              <w:rPr>
                <w:rStyle w:val="Hyperlink"/>
                <w:rFonts w:ascii="Times New Roman" w:hAnsi="Times New Roman" w:cs="Times New Roman"/>
                <w:noProof/>
                <w:sz w:val="24"/>
                <w:szCs w:val="24"/>
              </w:rPr>
              <w:t>Project Statement</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_Toc508106364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2D4658">
              <w:rPr>
                <w:rFonts w:ascii="Times New Roman" w:hAnsi="Times New Roman" w:cs="Times New Roman"/>
                <w:noProof/>
                <w:webHidden/>
                <w:sz w:val="24"/>
                <w:szCs w:val="24"/>
              </w:rPr>
              <w:t>5</w:t>
            </w:r>
            <w:r w:rsidR="00651A20" w:rsidRPr="00651A20">
              <w:rPr>
                <w:rFonts w:ascii="Times New Roman" w:hAnsi="Times New Roman" w:cs="Times New Roman"/>
                <w:noProof/>
                <w:webHidden/>
                <w:sz w:val="24"/>
                <w:szCs w:val="24"/>
              </w:rPr>
              <w:fldChar w:fldCharType="end"/>
            </w:r>
          </w:hyperlink>
        </w:p>
        <w:p w14:paraId="1615F687" w14:textId="6508C2B7" w:rsidR="00651A20" w:rsidRPr="00651A20" w:rsidRDefault="001D6E20">
          <w:pPr>
            <w:pStyle w:val="TOC2"/>
            <w:tabs>
              <w:tab w:val="right" w:leader="dot" w:pos="9016"/>
            </w:tabs>
            <w:rPr>
              <w:rFonts w:ascii="Times New Roman" w:eastAsiaTheme="minorEastAsia" w:hAnsi="Times New Roman" w:cs="Times New Roman"/>
              <w:noProof/>
              <w:sz w:val="24"/>
              <w:szCs w:val="24"/>
              <w:lang w:val="en-US"/>
            </w:rPr>
          </w:pPr>
          <w:hyperlink w:anchor="_Toc508106365" w:history="1">
            <w:r w:rsidR="00651A20" w:rsidRPr="00651A20">
              <w:rPr>
                <w:rStyle w:val="Hyperlink"/>
                <w:rFonts w:ascii="Times New Roman" w:hAnsi="Times New Roman" w:cs="Times New Roman"/>
                <w:noProof/>
                <w:sz w:val="24"/>
                <w:szCs w:val="24"/>
              </w:rPr>
              <w:t>Current Situation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_Toc508106365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2D4658">
              <w:rPr>
                <w:rFonts w:ascii="Times New Roman" w:hAnsi="Times New Roman" w:cs="Times New Roman"/>
                <w:noProof/>
                <w:webHidden/>
                <w:sz w:val="24"/>
                <w:szCs w:val="24"/>
              </w:rPr>
              <w:t>5</w:t>
            </w:r>
            <w:r w:rsidR="00651A20" w:rsidRPr="00651A20">
              <w:rPr>
                <w:rFonts w:ascii="Times New Roman" w:hAnsi="Times New Roman" w:cs="Times New Roman"/>
                <w:noProof/>
                <w:webHidden/>
                <w:sz w:val="24"/>
                <w:szCs w:val="24"/>
              </w:rPr>
              <w:fldChar w:fldCharType="end"/>
            </w:r>
          </w:hyperlink>
        </w:p>
        <w:p w14:paraId="639F66D1" w14:textId="1DC0B7BE" w:rsidR="00651A20" w:rsidRPr="00651A20" w:rsidRDefault="001D6E20">
          <w:pPr>
            <w:pStyle w:val="TOC2"/>
            <w:tabs>
              <w:tab w:val="right" w:leader="dot" w:pos="9016"/>
            </w:tabs>
            <w:rPr>
              <w:rFonts w:ascii="Times New Roman" w:eastAsiaTheme="minorEastAsia" w:hAnsi="Times New Roman" w:cs="Times New Roman"/>
              <w:noProof/>
              <w:sz w:val="24"/>
              <w:szCs w:val="24"/>
              <w:lang w:val="en-US"/>
            </w:rPr>
          </w:pPr>
          <w:hyperlink w:anchor="_Toc508106366" w:history="1">
            <w:r w:rsidR="00651A20" w:rsidRPr="00651A20">
              <w:rPr>
                <w:rStyle w:val="Hyperlink"/>
                <w:rFonts w:ascii="Times New Roman" w:hAnsi="Times New Roman" w:cs="Times New Roman"/>
                <w:noProof/>
                <w:sz w:val="24"/>
                <w:szCs w:val="24"/>
              </w:rPr>
              <w:t>Problem Description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_Toc508106366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2D4658">
              <w:rPr>
                <w:rFonts w:ascii="Times New Roman" w:hAnsi="Times New Roman" w:cs="Times New Roman"/>
                <w:noProof/>
                <w:webHidden/>
                <w:sz w:val="24"/>
                <w:szCs w:val="24"/>
              </w:rPr>
              <w:t>5</w:t>
            </w:r>
            <w:r w:rsidR="00651A20" w:rsidRPr="00651A20">
              <w:rPr>
                <w:rFonts w:ascii="Times New Roman" w:hAnsi="Times New Roman" w:cs="Times New Roman"/>
                <w:noProof/>
                <w:webHidden/>
                <w:sz w:val="24"/>
                <w:szCs w:val="24"/>
              </w:rPr>
              <w:fldChar w:fldCharType="end"/>
            </w:r>
          </w:hyperlink>
        </w:p>
        <w:p w14:paraId="75384E98" w14:textId="093579D6" w:rsidR="00651A20" w:rsidRPr="00651A20" w:rsidRDefault="001D6E20">
          <w:pPr>
            <w:pStyle w:val="TOC2"/>
            <w:tabs>
              <w:tab w:val="right" w:leader="dot" w:pos="9016"/>
            </w:tabs>
            <w:rPr>
              <w:rFonts w:ascii="Times New Roman" w:eastAsiaTheme="minorEastAsia" w:hAnsi="Times New Roman" w:cs="Times New Roman"/>
              <w:noProof/>
              <w:sz w:val="24"/>
              <w:szCs w:val="24"/>
              <w:lang w:val="en-US"/>
            </w:rPr>
          </w:pPr>
          <w:hyperlink w:anchor="_Toc508106367" w:history="1">
            <w:r w:rsidR="00651A20" w:rsidRPr="00651A20">
              <w:rPr>
                <w:rStyle w:val="Hyperlink"/>
                <w:rFonts w:ascii="Times New Roman" w:hAnsi="Times New Roman" w:cs="Times New Roman"/>
                <w:noProof/>
                <w:sz w:val="24"/>
                <w:szCs w:val="24"/>
              </w:rPr>
              <w:t>Project Goal</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_Toc508106367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2D4658">
              <w:rPr>
                <w:rFonts w:ascii="Times New Roman" w:hAnsi="Times New Roman" w:cs="Times New Roman"/>
                <w:noProof/>
                <w:webHidden/>
                <w:sz w:val="24"/>
                <w:szCs w:val="24"/>
              </w:rPr>
              <w:t>5</w:t>
            </w:r>
            <w:r w:rsidR="00651A20" w:rsidRPr="00651A20">
              <w:rPr>
                <w:rFonts w:ascii="Times New Roman" w:hAnsi="Times New Roman" w:cs="Times New Roman"/>
                <w:noProof/>
                <w:webHidden/>
                <w:sz w:val="24"/>
                <w:szCs w:val="24"/>
              </w:rPr>
              <w:fldChar w:fldCharType="end"/>
            </w:r>
          </w:hyperlink>
        </w:p>
        <w:p w14:paraId="0C2C01ED" w14:textId="5F6819B9" w:rsidR="00651A20" w:rsidRPr="00651A20" w:rsidRDefault="001D6E20">
          <w:pPr>
            <w:pStyle w:val="TOC2"/>
            <w:tabs>
              <w:tab w:val="right" w:leader="dot" w:pos="9016"/>
            </w:tabs>
            <w:rPr>
              <w:rFonts w:ascii="Times New Roman" w:eastAsiaTheme="minorEastAsia" w:hAnsi="Times New Roman" w:cs="Times New Roman"/>
              <w:noProof/>
              <w:sz w:val="24"/>
              <w:szCs w:val="24"/>
              <w:lang w:val="en-US"/>
            </w:rPr>
          </w:pPr>
          <w:hyperlink w:anchor="_Toc508106368" w:history="1">
            <w:r w:rsidR="00651A20" w:rsidRPr="00651A20">
              <w:rPr>
                <w:rStyle w:val="Hyperlink"/>
                <w:rFonts w:ascii="Times New Roman" w:hAnsi="Times New Roman" w:cs="Times New Roman"/>
                <w:noProof/>
                <w:sz w:val="24"/>
                <w:szCs w:val="24"/>
              </w:rPr>
              <w:t>Solution Description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_Toc508106368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2D4658">
              <w:rPr>
                <w:rFonts w:ascii="Times New Roman" w:hAnsi="Times New Roman" w:cs="Times New Roman"/>
                <w:noProof/>
                <w:webHidden/>
                <w:sz w:val="24"/>
                <w:szCs w:val="24"/>
              </w:rPr>
              <w:t>6</w:t>
            </w:r>
            <w:r w:rsidR="00651A20" w:rsidRPr="00651A20">
              <w:rPr>
                <w:rFonts w:ascii="Times New Roman" w:hAnsi="Times New Roman" w:cs="Times New Roman"/>
                <w:noProof/>
                <w:webHidden/>
                <w:sz w:val="24"/>
                <w:szCs w:val="24"/>
              </w:rPr>
              <w:fldChar w:fldCharType="end"/>
            </w:r>
          </w:hyperlink>
        </w:p>
        <w:p w14:paraId="0F52995F" w14:textId="5BF08FB8" w:rsidR="00651A20" w:rsidRPr="00651A20" w:rsidRDefault="001D6E20">
          <w:pPr>
            <w:pStyle w:val="TOC1"/>
            <w:tabs>
              <w:tab w:val="right" w:leader="dot" w:pos="9016"/>
            </w:tabs>
            <w:rPr>
              <w:rFonts w:ascii="Times New Roman" w:eastAsiaTheme="minorEastAsia" w:hAnsi="Times New Roman" w:cs="Times New Roman"/>
              <w:noProof/>
              <w:sz w:val="24"/>
              <w:szCs w:val="24"/>
              <w:lang w:val="en-US"/>
            </w:rPr>
          </w:pPr>
          <w:hyperlink w:anchor="_Toc508106369" w:history="1">
            <w:r w:rsidR="00651A20" w:rsidRPr="00651A20">
              <w:rPr>
                <w:rStyle w:val="Hyperlink"/>
                <w:rFonts w:ascii="Times New Roman" w:hAnsi="Times New Roman" w:cs="Times New Roman"/>
                <w:noProof/>
                <w:sz w:val="24"/>
                <w:szCs w:val="24"/>
              </w:rPr>
              <w:t>Project Objectives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_Toc508106369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2D4658">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6ED294CB" w14:textId="16FD1827" w:rsidR="00651A20" w:rsidRPr="00651A20" w:rsidRDefault="001D6E20">
          <w:pPr>
            <w:pStyle w:val="TOC2"/>
            <w:tabs>
              <w:tab w:val="right" w:leader="dot" w:pos="9016"/>
            </w:tabs>
            <w:rPr>
              <w:rFonts w:ascii="Times New Roman" w:eastAsiaTheme="minorEastAsia" w:hAnsi="Times New Roman" w:cs="Times New Roman"/>
              <w:noProof/>
              <w:sz w:val="24"/>
              <w:szCs w:val="24"/>
              <w:lang w:val="en-US"/>
            </w:rPr>
          </w:pPr>
          <w:hyperlink w:anchor="_Toc508106370" w:history="1">
            <w:r w:rsidR="00651A20" w:rsidRPr="00651A20">
              <w:rPr>
                <w:rStyle w:val="Hyperlink"/>
                <w:rFonts w:ascii="Times New Roman" w:hAnsi="Times New Roman" w:cs="Times New Roman"/>
                <w:noProof/>
                <w:sz w:val="24"/>
                <w:szCs w:val="24"/>
              </w:rPr>
              <w:t>Deliverables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_Toc508106370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2D4658">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1FA3344C" w14:textId="4ABCA6A5" w:rsidR="00651A20" w:rsidRPr="00651A20" w:rsidRDefault="001D6E20">
          <w:pPr>
            <w:pStyle w:val="TOC2"/>
            <w:tabs>
              <w:tab w:val="right" w:leader="dot" w:pos="9016"/>
            </w:tabs>
            <w:rPr>
              <w:rFonts w:ascii="Times New Roman" w:eastAsiaTheme="minorEastAsia" w:hAnsi="Times New Roman" w:cs="Times New Roman"/>
              <w:noProof/>
              <w:sz w:val="24"/>
              <w:szCs w:val="24"/>
              <w:lang w:val="en-US"/>
            </w:rPr>
          </w:pPr>
          <w:hyperlink w:anchor="_Toc508106371" w:history="1">
            <w:r w:rsidR="00651A20" w:rsidRPr="00651A20">
              <w:rPr>
                <w:rStyle w:val="Hyperlink"/>
                <w:rFonts w:ascii="Times New Roman" w:hAnsi="Times New Roman" w:cs="Times New Roman"/>
                <w:noProof/>
                <w:sz w:val="24"/>
                <w:szCs w:val="24"/>
              </w:rPr>
              <w:t>Non-Deliverables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_Toc508106371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2D4658">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531A0786" w14:textId="265D0729" w:rsidR="00651A20" w:rsidRPr="00651A20" w:rsidRDefault="001D6E20">
          <w:pPr>
            <w:pStyle w:val="TOC2"/>
            <w:tabs>
              <w:tab w:val="right" w:leader="dot" w:pos="9016"/>
            </w:tabs>
            <w:rPr>
              <w:rFonts w:ascii="Times New Roman" w:eastAsiaTheme="minorEastAsia" w:hAnsi="Times New Roman" w:cs="Times New Roman"/>
              <w:noProof/>
              <w:sz w:val="24"/>
              <w:szCs w:val="24"/>
              <w:lang w:val="en-US"/>
            </w:rPr>
          </w:pPr>
          <w:hyperlink w:anchor="_Toc508106372" w:history="1">
            <w:r w:rsidR="00651A20" w:rsidRPr="00651A20">
              <w:rPr>
                <w:rStyle w:val="Hyperlink"/>
                <w:rFonts w:ascii="Times New Roman" w:hAnsi="Times New Roman" w:cs="Times New Roman"/>
                <w:noProof/>
                <w:sz w:val="24"/>
                <w:szCs w:val="24"/>
              </w:rPr>
              <w:t>Functional Requirements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_Toc508106372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2D4658">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289F7733" w14:textId="6F20730D" w:rsidR="00651A20" w:rsidRPr="00651A20" w:rsidRDefault="001D6E20">
          <w:pPr>
            <w:pStyle w:val="TOC2"/>
            <w:tabs>
              <w:tab w:val="right" w:leader="dot" w:pos="9016"/>
            </w:tabs>
            <w:rPr>
              <w:rFonts w:ascii="Times New Roman" w:eastAsiaTheme="minorEastAsia" w:hAnsi="Times New Roman" w:cs="Times New Roman"/>
              <w:noProof/>
              <w:sz w:val="24"/>
              <w:szCs w:val="24"/>
              <w:lang w:val="en-US"/>
            </w:rPr>
          </w:pPr>
          <w:hyperlink w:anchor="_Toc508106373" w:history="1">
            <w:r w:rsidR="00651A20" w:rsidRPr="00651A20">
              <w:rPr>
                <w:rStyle w:val="Hyperlink"/>
                <w:rFonts w:ascii="Times New Roman" w:hAnsi="Times New Roman" w:cs="Times New Roman"/>
                <w:noProof/>
                <w:sz w:val="24"/>
                <w:szCs w:val="24"/>
              </w:rPr>
              <w:t>Non-Functional Requirements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_Toc508106373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2D4658">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08AC9900" w14:textId="19139FAC" w:rsidR="00651A20" w:rsidRPr="00651A20" w:rsidRDefault="001D6E20">
          <w:pPr>
            <w:pStyle w:val="TOC1"/>
            <w:tabs>
              <w:tab w:val="right" w:leader="dot" w:pos="9016"/>
            </w:tabs>
            <w:rPr>
              <w:rFonts w:ascii="Times New Roman" w:eastAsiaTheme="minorEastAsia" w:hAnsi="Times New Roman" w:cs="Times New Roman"/>
              <w:noProof/>
              <w:sz w:val="24"/>
              <w:szCs w:val="24"/>
              <w:lang w:val="en-US"/>
            </w:rPr>
          </w:pPr>
          <w:hyperlink w:anchor="_Toc508106374" w:history="1">
            <w:r w:rsidR="00651A20" w:rsidRPr="00651A20">
              <w:rPr>
                <w:rStyle w:val="Hyperlink"/>
                <w:rFonts w:ascii="Times New Roman" w:hAnsi="Times New Roman" w:cs="Times New Roman"/>
                <w:noProof/>
                <w:sz w:val="24"/>
                <w:szCs w:val="24"/>
              </w:rPr>
              <w:t>Project Constraints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_Toc508106374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2D4658">
              <w:rPr>
                <w:rFonts w:ascii="Times New Roman" w:hAnsi="Times New Roman" w:cs="Times New Roman"/>
                <w:noProof/>
                <w:webHidden/>
                <w:sz w:val="24"/>
                <w:szCs w:val="24"/>
              </w:rPr>
              <w:t>8</w:t>
            </w:r>
            <w:r w:rsidR="00651A20" w:rsidRPr="00651A20">
              <w:rPr>
                <w:rFonts w:ascii="Times New Roman" w:hAnsi="Times New Roman" w:cs="Times New Roman"/>
                <w:noProof/>
                <w:webHidden/>
                <w:sz w:val="24"/>
                <w:szCs w:val="24"/>
              </w:rPr>
              <w:fldChar w:fldCharType="end"/>
            </w:r>
          </w:hyperlink>
        </w:p>
        <w:p w14:paraId="6FDB9569" w14:textId="51882D37" w:rsidR="00651A20" w:rsidRPr="00651A20" w:rsidRDefault="001D6E20">
          <w:pPr>
            <w:pStyle w:val="TOC1"/>
            <w:tabs>
              <w:tab w:val="right" w:leader="dot" w:pos="9016"/>
            </w:tabs>
            <w:rPr>
              <w:rFonts w:ascii="Times New Roman" w:eastAsiaTheme="minorEastAsia" w:hAnsi="Times New Roman" w:cs="Times New Roman"/>
              <w:noProof/>
              <w:sz w:val="24"/>
              <w:szCs w:val="24"/>
              <w:lang w:val="en-US"/>
            </w:rPr>
          </w:pPr>
          <w:hyperlink w:anchor="_Toc508106381" w:history="1">
            <w:r w:rsidR="00651A20" w:rsidRPr="00651A20">
              <w:rPr>
                <w:rStyle w:val="Hyperlink"/>
                <w:rFonts w:ascii="Times New Roman" w:hAnsi="Times New Roman" w:cs="Times New Roman"/>
                <w:noProof/>
                <w:sz w:val="24"/>
                <w:szCs w:val="24"/>
              </w:rPr>
              <w:t>Project Risks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_Toc508106381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2D4658">
              <w:rPr>
                <w:rFonts w:ascii="Times New Roman" w:hAnsi="Times New Roman" w:cs="Times New Roman"/>
                <w:noProof/>
                <w:webHidden/>
                <w:sz w:val="24"/>
                <w:szCs w:val="24"/>
              </w:rPr>
              <w:t>9</w:t>
            </w:r>
            <w:r w:rsidR="00651A20" w:rsidRPr="00651A20">
              <w:rPr>
                <w:rFonts w:ascii="Times New Roman" w:hAnsi="Times New Roman" w:cs="Times New Roman"/>
                <w:noProof/>
                <w:webHidden/>
                <w:sz w:val="24"/>
                <w:szCs w:val="24"/>
              </w:rPr>
              <w:fldChar w:fldCharType="end"/>
            </w:r>
          </w:hyperlink>
        </w:p>
        <w:p w14:paraId="6629C2B0" w14:textId="2ED56A8C" w:rsidR="00651A20" w:rsidRPr="00651A20" w:rsidRDefault="001D6E20">
          <w:pPr>
            <w:pStyle w:val="TOC1"/>
            <w:tabs>
              <w:tab w:val="right" w:leader="dot" w:pos="9016"/>
            </w:tabs>
            <w:rPr>
              <w:rFonts w:ascii="Times New Roman" w:eastAsiaTheme="minorEastAsia" w:hAnsi="Times New Roman" w:cs="Times New Roman"/>
              <w:noProof/>
              <w:lang w:val="en-US"/>
            </w:rPr>
          </w:pPr>
          <w:hyperlink w:anchor="_Toc508106388" w:history="1">
            <w:r w:rsidR="00651A20" w:rsidRPr="00651A20">
              <w:rPr>
                <w:rStyle w:val="Hyperlink"/>
                <w:rFonts w:ascii="Times New Roman" w:hAnsi="Times New Roman" w:cs="Times New Roman"/>
                <w:noProof/>
              </w:rPr>
              <w:t>Project Phasing</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_Toc508106388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2D4658">
              <w:rPr>
                <w:rFonts w:ascii="Times New Roman" w:hAnsi="Times New Roman" w:cs="Times New Roman"/>
                <w:noProof/>
                <w:webHidden/>
              </w:rPr>
              <w:t>10</w:t>
            </w:r>
            <w:r w:rsidR="00651A20" w:rsidRPr="00651A20">
              <w:rPr>
                <w:rFonts w:ascii="Times New Roman" w:hAnsi="Times New Roman" w:cs="Times New Roman"/>
                <w:noProof/>
                <w:webHidden/>
              </w:rPr>
              <w:fldChar w:fldCharType="end"/>
            </w:r>
          </w:hyperlink>
        </w:p>
        <w:p w14:paraId="6B1EB62C" w14:textId="49785345" w:rsidR="00651A20" w:rsidRPr="00651A20" w:rsidRDefault="001D6E20">
          <w:pPr>
            <w:pStyle w:val="TOC2"/>
            <w:tabs>
              <w:tab w:val="right" w:leader="dot" w:pos="9016"/>
            </w:tabs>
            <w:rPr>
              <w:rFonts w:ascii="Times New Roman" w:eastAsiaTheme="minorEastAsia" w:hAnsi="Times New Roman" w:cs="Times New Roman"/>
              <w:noProof/>
              <w:lang w:val="en-US"/>
            </w:rPr>
          </w:pPr>
          <w:hyperlink w:anchor="_Toc508106389" w:history="1">
            <w:r w:rsidR="00651A20" w:rsidRPr="00651A20">
              <w:rPr>
                <w:rStyle w:val="Hyperlink"/>
                <w:rFonts w:ascii="Times New Roman" w:hAnsi="Times New Roman" w:cs="Times New Roman"/>
                <w:noProof/>
              </w:rPr>
              <w:t>Phase 1: Initiation</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_Toc508106389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2D4658">
              <w:rPr>
                <w:rFonts w:ascii="Times New Roman" w:hAnsi="Times New Roman" w:cs="Times New Roman"/>
                <w:noProof/>
                <w:webHidden/>
              </w:rPr>
              <w:t>10</w:t>
            </w:r>
            <w:r w:rsidR="00651A20" w:rsidRPr="00651A20">
              <w:rPr>
                <w:rFonts w:ascii="Times New Roman" w:hAnsi="Times New Roman" w:cs="Times New Roman"/>
                <w:noProof/>
                <w:webHidden/>
              </w:rPr>
              <w:fldChar w:fldCharType="end"/>
            </w:r>
          </w:hyperlink>
        </w:p>
        <w:p w14:paraId="143FA6D4" w14:textId="48060D46" w:rsidR="00651A20" w:rsidRPr="00651A20" w:rsidRDefault="001D6E20">
          <w:pPr>
            <w:pStyle w:val="TOC2"/>
            <w:tabs>
              <w:tab w:val="right" w:leader="dot" w:pos="9016"/>
            </w:tabs>
            <w:rPr>
              <w:rFonts w:ascii="Times New Roman" w:eastAsiaTheme="minorEastAsia" w:hAnsi="Times New Roman" w:cs="Times New Roman"/>
              <w:noProof/>
              <w:lang w:val="en-US"/>
            </w:rPr>
          </w:pPr>
          <w:hyperlink w:anchor="_Toc508106390" w:history="1">
            <w:r w:rsidR="00651A20" w:rsidRPr="00651A20">
              <w:rPr>
                <w:rStyle w:val="Hyperlink"/>
                <w:rFonts w:ascii="Times New Roman" w:hAnsi="Times New Roman" w:cs="Times New Roman"/>
                <w:noProof/>
              </w:rPr>
              <w:t>Phase 2: Design</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_Toc508106390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2D4658">
              <w:rPr>
                <w:rFonts w:ascii="Times New Roman" w:hAnsi="Times New Roman" w:cs="Times New Roman"/>
                <w:noProof/>
                <w:webHidden/>
              </w:rPr>
              <w:t>11</w:t>
            </w:r>
            <w:r w:rsidR="00651A20" w:rsidRPr="00651A20">
              <w:rPr>
                <w:rFonts w:ascii="Times New Roman" w:hAnsi="Times New Roman" w:cs="Times New Roman"/>
                <w:noProof/>
                <w:webHidden/>
              </w:rPr>
              <w:fldChar w:fldCharType="end"/>
            </w:r>
          </w:hyperlink>
        </w:p>
        <w:p w14:paraId="68EFDBC5" w14:textId="6850B740" w:rsidR="00651A20" w:rsidRPr="00651A20" w:rsidRDefault="001D6E20">
          <w:pPr>
            <w:pStyle w:val="TOC2"/>
            <w:tabs>
              <w:tab w:val="right" w:leader="dot" w:pos="9016"/>
            </w:tabs>
            <w:rPr>
              <w:rFonts w:ascii="Times New Roman" w:eastAsiaTheme="minorEastAsia" w:hAnsi="Times New Roman" w:cs="Times New Roman"/>
              <w:noProof/>
              <w:lang w:val="en-US"/>
            </w:rPr>
          </w:pPr>
          <w:hyperlink w:anchor="_Toc508106391" w:history="1">
            <w:r w:rsidR="00651A20" w:rsidRPr="00651A20">
              <w:rPr>
                <w:rStyle w:val="Hyperlink"/>
                <w:rFonts w:ascii="Times New Roman" w:hAnsi="Times New Roman" w:cs="Times New Roman"/>
                <w:noProof/>
              </w:rPr>
              <w:t>Phase 3: Build</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_Toc508106391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2D4658">
              <w:rPr>
                <w:rFonts w:ascii="Times New Roman" w:hAnsi="Times New Roman" w:cs="Times New Roman"/>
                <w:noProof/>
                <w:webHidden/>
              </w:rPr>
              <w:t>11</w:t>
            </w:r>
            <w:r w:rsidR="00651A20" w:rsidRPr="00651A20">
              <w:rPr>
                <w:rFonts w:ascii="Times New Roman" w:hAnsi="Times New Roman" w:cs="Times New Roman"/>
                <w:noProof/>
                <w:webHidden/>
              </w:rPr>
              <w:fldChar w:fldCharType="end"/>
            </w:r>
          </w:hyperlink>
        </w:p>
        <w:p w14:paraId="54CEFCB7" w14:textId="03B6D0EB" w:rsidR="00651A20" w:rsidRPr="00651A20" w:rsidRDefault="001D6E20">
          <w:pPr>
            <w:pStyle w:val="TOC2"/>
            <w:tabs>
              <w:tab w:val="right" w:leader="dot" w:pos="9016"/>
            </w:tabs>
            <w:rPr>
              <w:rFonts w:ascii="Times New Roman" w:eastAsiaTheme="minorEastAsia" w:hAnsi="Times New Roman" w:cs="Times New Roman"/>
              <w:noProof/>
              <w:lang w:val="en-US"/>
            </w:rPr>
          </w:pPr>
          <w:hyperlink w:anchor="_Toc508106392" w:history="1">
            <w:r w:rsidR="00651A20" w:rsidRPr="00651A20">
              <w:rPr>
                <w:rStyle w:val="Hyperlink"/>
                <w:rFonts w:ascii="Times New Roman" w:hAnsi="Times New Roman" w:cs="Times New Roman"/>
                <w:noProof/>
              </w:rPr>
              <w:t>Phase 4: Test</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_Toc508106392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2D4658">
              <w:rPr>
                <w:rFonts w:ascii="Times New Roman" w:hAnsi="Times New Roman" w:cs="Times New Roman"/>
                <w:noProof/>
                <w:webHidden/>
              </w:rPr>
              <w:t>12</w:t>
            </w:r>
            <w:r w:rsidR="00651A20" w:rsidRPr="00651A20">
              <w:rPr>
                <w:rFonts w:ascii="Times New Roman" w:hAnsi="Times New Roman" w:cs="Times New Roman"/>
                <w:noProof/>
                <w:webHidden/>
              </w:rPr>
              <w:fldChar w:fldCharType="end"/>
            </w:r>
          </w:hyperlink>
        </w:p>
        <w:p w14:paraId="23C1E4C1" w14:textId="6106580A" w:rsidR="00651A20" w:rsidRPr="00651A20" w:rsidRDefault="001D6E20">
          <w:pPr>
            <w:pStyle w:val="TOC2"/>
            <w:tabs>
              <w:tab w:val="right" w:leader="dot" w:pos="9016"/>
            </w:tabs>
            <w:rPr>
              <w:rFonts w:ascii="Times New Roman" w:eastAsiaTheme="minorEastAsia" w:hAnsi="Times New Roman" w:cs="Times New Roman"/>
              <w:noProof/>
              <w:lang w:val="en-US"/>
            </w:rPr>
          </w:pPr>
          <w:hyperlink w:anchor="_Toc508106393" w:history="1">
            <w:r w:rsidR="00651A20" w:rsidRPr="00651A20">
              <w:rPr>
                <w:rStyle w:val="Hyperlink"/>
                <w:rFonts w:ascii="Times New Roman" w:hAnsi="Times New Roman" w:cs="Times New Roman"/>
                <w:noProof/>
              </w:rPr>
              <w:t>Phase 5: Deploy</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_Toc508106393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2D4658">
              <w:rPr>
                <w:rFonts w:ascii="Times New Roman" w:hAnsi="Times New Roman" w:cs="Times New Roman"/>
                <w:noProof/>
                <w:webHidden/>
              </w:rPr>
              <w:t>12</w:t>
            </w:r>
            <w:r w:rsidR="00651A20" w:rsidRPr="00651A20">
              <w:rPr>
                <w:rFonts w:ascii="Times New Roman" w:hAnsi="Times New Roman" w:cs="Times New Roman"/>
                <w:noProof/>
                <w:webHidden/>
              </w:rPr>
              <w:fldChar w:fldCharType="end"/>
            </w:r>
          </w:hyperlink>
        </w:p>
        <w:p w14:paraId="607185A5" w14:textId="373ABDD6" w:rsidR="00651A20" w:rsidRPr="00651A20" w:rsidRDefault="001D6E20">
          <w:pPr>
            <w:pStyle w:val="TOC1"/>
            <w:tabs>
              <w:tab w:val="right" w:leader="dot" w:pos="9016"/>
            </w:tabs>
            <w:rPr>
              <w:rFonts w:ascii="Times New Roman" w:eastAsiaTheme="minorEastAsia" w:hAnsi="Times New Roman" w:cs="Times New Roman"/>
              <w:noProof/>
              <w:lang w:val="en-US"/>
            </w:rPr>
          </w:pPr>
          <w:hyperlink w:anchor="_Toc508106394" w:history="1">
            <w:r w:rsidR="00651A20" w:rsidRPr="00651A20">
              <w:rPr>
                <w:rStyle w:val="Hyperlink"/>
                <w:rFonts w:ascii="Times New Roman" w:hAnsi="Times New Roman" w:cs="Times New Roman"/>
                <w:noProof/>
              </w:rPr>
              <w:t>Project Management Approach</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_Toc508106394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2D4658">
              <w:rPr>
                <w:rFonts w:ascii="Times New Roman" w:hAnsi="Times New Roman" w:cs="Times New Roman"/>
                <w:noProof/>
                <w:webHidden/>
              </w:rPr>
              <w:t>13</w:t>
            </w:r>
            <w:r w:rsidR="00651A20" w:rsidRPr="00651A20">
              <w:rPr>
                <w:rFonts w:ascii="Times New Roman" w:hAnsi="Times New Roman" w:cs="Times New Roman"/>
                <w:noProof/>
                <w:webHidden/>
              </w:rPr>
              <w:fldChar w:fldCharType="end"/>
            </w:r>
          </w:hyperlink>
        </w:p>
        <w:p w14:paraId="7E20FA5B" w14:textId="73DAA57D" w:rsidR="00651A20" w:rsidRPr="00651A20" w:rsidRDefault="001D6E20">
          <w:pPr>
            <w:pStyle w:val="TOC2"/>
            <w:tabs>
              <w:tab w:val="right" w:leader="dot" w:pos="9016"/>
            </w:tabs>
            <w:rPr>
              <w:rFonts w:ascii="Times New Roman" w:eastAsiaTheme="minorEastAsia" w:hAnsi="Times New Roman" w:cs="Times New Roman"/>
              <w:noProof/>
              <w:lang w:val="en-US"/>
            </w:rPr>
          </w:pPr>
          <w:hyperlink w:anchor="_Toc508106395" w:history="1">
            <w:r w:rsidR="00651A20" w:rsidRPr="00651A20">
              <w:rPr>
                <w:rStyle w:val="Hyperlink"/>
                <w:rFonts w:ascii="Times New Roman" w:hAnsi="Times New Roman" w:cs="Times New Roman"/>
                <w:noProof/>
              </w:rPr>
              <w:t>Roles and Responsibilities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_Toc508106395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2D4658">
              <w:rPr>
                <w:rFonts w:ascii="Times New Roman" w:hAnsi="Times New Roman" w:cs="Times New Roman"/>
                <w:noProof/>
                <w:webHidden/>
              </w:rPr>
              <w:t>13</w:t>
            </w:r>
            <w:r w:rsidR="00651A20" w:rsidRPr="00651A20">
              <w:rPr>
                <w:rFonts w:ascii="Times New Roman" w:hAnsi="Times New Roman" w:cs="Times New Roman"/>
                <w:noProof/>
                <w:webHidden/>
              </w:rPr>
              <w:fldChar w:fldCharType="end"/>
            </w:r>
          </w:hyperlink>
        </w:p>
        <w:p w14:paraId="52317915" w14:textId="08B7412A" w:rsidR="00651A20" w:rsidRPr="00651A20" w:rsidRDefault="001D6E20">
          <w:pPr>
            <w:pStyle w:val="TOC2"/>
            <w:tabs>
              <w:tab w:val="right" w:leader="dot" w:pos="9016"/>
            </w:tabs>
            <w:rPr>
              <w:rFonts w:ascii="Times New Roman" w:eastAsiaTheme="minorEastAsia" w:hAnsi="Times New Roman" w:cs="Times New Roman"/>
              <w:noProof/>
              <w:lang w:val="en-US"/>
            </w:rPr>
          </w:pPr>
          <w:hyperlink w:anchor="_Toc508106396" w:history="1">
            <w:r w:rsidR="00651A20" w:rsidRPr="00651A20">
              <w:rPr>
                <w:rStyle w:val="Hyperlink"/>
                <w:rFonts w:ascii="Times New Roman" w:hAnsi="Times New Roman" w:cs="Times New Roman"/>
                <w:noProof/>
              </w:rPr>
              <w:t>Meeting Schedules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_Toc508106396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2D4658">
              <w:rPr>
                <w:rFonts w:ascii="Times New Roman" w:hAnsi="Times New Roman" w:cs="Times New Roman"/>
                <w:noProof/>
                <w:webHidden/>
              </w:rPr>
              <w:t>14</w:t>
            </w:r>
            <w:r w:rsidR="00651A20" w:rsidRPr="00651A20">
              <w:rPr>
                <w:rFonts w:ascii="Times New Roman" w:hAnsi="Times New Roman" w:cs="Times New Roman"/>
                <w:noProof/>
                <w:webHidden/>
              </w:rPr>
              <w:fldChar w:fldCharType="end"/>
            </w:r>
          </w:hyperlink>
        </w:p>
        <w:p w14:paraId="4EFEF691" w14:textId="39D40F61" w:rsidR="00651A20" w:rsidRPr="00651A20" w:rsidRDefault="001D6E20">
          <w:pPr>
            <w:pStyle w:val="TOC2"/>
            <w:tabs>
              <w:tab w:val="right" w:leader="dot" w:pos="9016"/>
            </w:tabs>
            <w:rPr>
              <w:rFonts w:ascii="Times New Roman" w:eastAsiaTheme="minorEastAsia" w:hAnsi="Times New Roman" w:cs="Times New Roman"/>
              <w:noProof/>
              <w:lang w:val="en-US"/>
            </w:rPr>
          </w:pPr>
          <w:hyperlink w:anchor="_Toc508106397" w:history="1">
            <w:r w:rsidR="00651A20" w:rsidRPr="00651A20">
              <w:rPr>
                <w:rStyle w:val="Hyperlink"/>
                <w:rFonts w:ascii="Times New Roman" w:hAnsi="Times New Roman" w:cs="Times New Roman"/>
                <w:noProof/>
              </w:rPr>
              <w:t>Methods of Communication</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_Toc508106397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2D4658">
              <w:rPr>
                <w:rFonts w:ascii="Times New Roman" w:hAnsi="Times New Roman" w:cs="Times New Roman"/>
                <w:noProof/>
                <w:webHidden/>
              </w:rPr>
              <w:t>15</w:t>
            </w:r>
            <w:r w:rsidR="00651A20" w:rsidRPr="00651A20">
              <w:rPr>
                <w:rFonts w:ascii="Times New Roman" w:hAnsi="Times New Roman" w:cs="Times New Roman"/>
                <w:noProof/>
                <w:webHidden/>
              </w:rPr>
              <w:fldChar w:fldCharType="end"/>
            </w:r>
          </w:hyperlink>
        </w:p>
        <w:p w14:paraId="2645EDA5" w14:textId="11942FEF" w:rsidR="00651A20" w:rsidRPr="00651A20" w:rsidRDefault="001D6E20">
          <w:pPr>
            <w:pStyle w:val="TOC2"/>
            <w:tabs>
              <w:tab w:val="right" w:leader="dot" w:pos="9016"/>
            </w:tabs>
            <w:rPr>
              <w:rFonts w:ascii="Times New Roman" w:eastAsiaTheme="minorEastAsia" w:hAnsi="Times New Roman" w:cs="Times New Roman"/>
              <w:noProof/>
              <w:lang w:val="en-US"/>
            </w:rPr>
          </w:pPr>
          <w:hyperlink w:anchor="_Toc508106398" w:history="1">
            <w:r w:rsidR="00651A20" w:rsidRPr="00651A20">
              <w:rPr>
                <w:rStyle w:val="Hyperlink"/>
                <w:rFonts w:ascii="Times New Roman" w:hAnsi="Times New Roman" w:cs="Times New Roman"/>
                <w:noProof/>
              </w:rPr>
              <w:t>Contact Details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_Toc508106398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2D4658">
              <w:rPr>
                <w:rFonts w:ascii="Times New Roman" w:hAnsi="Times New Roman" w:cs="Times New Roman"/>
                <w:noProof/>
                <w:webHidden/>
              </w:rPr>
              <w:t>15</w:t>
            </w:r>
            <w:r w:rsidR="00651A20" w:rsidRPr="00651A20">
              <w:rPr>
                <w:rFonts w:ascii="Times New Roman" w:hAnsi="Times New Roman" w:cs="Times New Roman"/>
                <w:noProof/>
                <w:webHidden/>
              </w:rPr>
              <w:fldChar w:fldCharType="end"/>
            </w:r>
          </w:hyperlink>
        </w:p>
        <w:p w14:paraId="63BAAC07" w14:textId="2C42933B" w:rsidR="00651A20" w:rsidRPr="00651A20" w:rsidRDefault="001D6E20">
          <w:pPr>
            <w:pStyle w:val="TOC1"/>
            <w:tabs>
              <w:tab w:val="right" w:leader="dot" w:pos="9016"/>
            </w:tabs>
            <w:rPr>
              <w:rFonts w:ascii="Times New Roman" w:eastAsiaTheme="minorEastAsia" w:hAnsi="Times New Roman" w:cs="Times New Roman"/>
              <w:noProof/>
              <w:lang w:val="en-US"/>
            </w:rPr>
          </w:pPr>
          <w:hyperlink w:anchor="_Toc508106399" w:history="1">
            <w:r w:rsidR="00651A20" w:rsidRPr="00651A20">
              <w:rPr>
                <w:rStyle w:val="Hyperlink"/>
                <w:rFonts w:ascii="Times New Roman" w:hAnsi="Times New Roman" w:cs="Times New Roman"/>
                <w:noProof/>
                <w:lang w:val="fr-FR"/>
              </w:rPr>
              <w:t>Assumptions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_Toc508106399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2D4658">
              <w:rPr>
                <w:rFonts w:ascii="Times New Roman" w:hAnsi="Times New Roman" w:cs="Times New Roman"/>
                <w:noProof/>
                <w:webHidden/>
              </w:rPr>
              <w:t>15</w:t>
            </w:r>
            <w:r w:rsidR="00651A20" w:rsidRPr="00651A20">
              <w:rPr>
                <w:rFonts w:ascii="Times New Roman" w:hAnsi="Times New Roman" w:cs="Times New Roman"/>
                <w:noProof/>
                <w:webHidden/>
              </w:rPr>
              <w:fldChar w:fldCharType="end"/>
            </w:r>
          </w:hyperlink>
        </w:p>
        <w:p w14:paraId="0B6687A0" w14:textId="1AE86F16" w:rsidR="00651A20" w:rsidRPr="00651A20" w:rsidRDefault="001D6E20">
          <w:pPr>
            <w:pStyle w:val="TOC1"/>
            <w:tabs>
              <w:tab w:val="right" w:leader="dot" w:pos="9016"/>
            </w:tabs>
            <w:rPr>
              <w:rFonts w:ascii="Times New Roman" w:eastAsiaTheme="minorEastAsia" w:hAnsi="Times New Roman" w:cs="Times New Roman"/>
              <w:noProof/>
              <w:lang w:val="en-US"/>
            </w:rPr>
          </w:pPr>
          <w:hyperlink w:anchor="_Toc508106400" w:history="1">
            <w:r w:rsidR="00651A20" w:rsidRPr="00651A20">
              <w:rPr>
                <w:rStyle w:val="Hyperlink"/>
                <w:rFonts w:ascii="Times New Roman" w:hAnsi="Times New Roman" w:cs="Times New Roman"/>
                <w:noProof/>
              </w:rPr>
              <w:t>Appendices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_Toc508106400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2D4658">
              <w:rPr>
                <w:rFonts w:ascii="Times New Roman" w:hAnsi="Times New Roman" w:cs="Times New Roman"/>
                <w:noProof/>
                <w:webHidden/>
              </w:rPr>
              <w:t>16</w:t>
            </w:r>
            <w:r w:rsidR="00651A20" w:rsidRPr="00651A20">
              <w:rPr>
                <w:rFonts w:ascii="Times New Roman" w:hAnsi="Times New Roman" w:cs="Times New Roman"/>
                <w:noProof/>
                <w:webHidden/>
              </w:rPr>
              <w:fldChar w:fldCharType="end"/>
            </w:r>
          </w:hyperlink>
        </w:p>
        <w:p w14:paraId="776DBAFF" w14:textId="57F84A4D" w:rsidR="00651A20" w:rsidRPr="00651A20" w:rsidRDefault="001D6E20">
          <w:pPr>
            <w:pStyle w:val="TOC2"/>
            <w:tabs>
              <w:tab w:val="right" w:leader="dot" w:pos="9016"/>
            </w:tabs>
            <w:rPr>
              <w:rFonts w:ascii="Times New Roman" w:eastAsiaTheme="minorEastAsia" w:hAnsi="Times New Roman" w:cs="Times New Roman"/>
              <w:noProof/>
              <w:lang w:val="en-US"/>
            </w:rPr>
          </w:pPr>
          <w:hyperlink w:anchor="_Toc508106401" w:history="1">
            <w:r w:rsidR="00651A20" w:rsidRPr="00651A20">
              <w:rPr>
                <w:rStyle w:val="Hyperlink"/>
                <w:rFonts w:ascii="Times New Roman" w:hAnsi="Times New Roman" w:cs="Times New Roman"/>
                <w:noProof/>
              </w:rPr>
              <w:t>Appendix A: LARP Definition - Wikipedia</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_Toc508106401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2D4658">
              <w:rPr>
                <w:rFonts w:ascii="Times New Roman" w:hAnsi="Times New Roman" w:cs="Times New Roman"/>
                <w:noProof/>
                <w:webHidden/>
              </w:rPr>
              <w:t>16</w:t>
            </w:r>
            <w:r w:rsidR="00651A20" w:rsidRPr="00651A20">
              <w:rPr>
                <w:rFonts w:ascii="Times New Roman" w:hAnsi="Times New Roman" w:cs="Times New Roman"/>
                <w:noProof/>
                <w:webHidden/>
              </w:rPr>
              <w:fldChar w:fldCharType="end"/>
            </w:r>
          </w:hyperlink>
        </w:p>
        <w:p w14:paraId="47ABB97B" w14:textId="02F70228" w:rsidR="00651A20" w:rsidRPr="00651A20" w:rsidRDefault="001D6E20">
          <w:pPr>
            <w:pStyle w:val="TOC2"/>
            <w:tabs>
              <w:tab w:val="right" w:leader="dot" w:pos="9016"/>
            </w:tabs>
            <w:rPr>
              <w:rFonts w:ascii="Times New Roman" w:eastAsiaTheme="minorEastAsia" w:hAnsi="Times New Roman" w:cs="Times New Roman"/>
              <w:noProof/>
              <w:lang w:val="en-US"/>
            </w:rPr>
          </w:pPr>
          <w:hyperlink w:anchor="_Toc508106402" w:history="1">
            <w:r w:rsidR="00651A20" w:rsidRPr="00651A20">
              <w:rPr>
                <w:rStyle w:val="Hyperlink"/>
                <w:rFonts w:ascii="Times New Roman" w:hAnsi="Times New Roman" w:cs="Times New Roman"/>
                <w:noProof/>
              </w:rPr>
              <w:t>Appendix B: Map of Camping Area</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_Toc508106402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2D4658">
              <w:rPr>
                <w:rFonts w:ascii="Times New Roman" w:hAnsi="Times New Roman" w:cs="Times New Roman"/>
                <w:noProof/>
                <w:webHidden/>
              </w:rPr>
              <w:t>16</w:t>
            </w:r>
            <w:r w:rsidR="00651A20" w:rsidRPr="00651A20">
              <w:rPr>
                <w:rFonts w:ascii="Times New Roman" w:hAnsi="Times New Roman" w:cs="Times New Roman"/>
                <w:noProof/>
                <w:webHidden/>
              </w:rPr>
              <w:fldChar w:fldCharType="end"/>
            </w:r>
          </w:hyperlink>
        </w:p>
        <w:p w14:paraId="21F76C71" w14:textId="183AFF3F" w:rsidR="00651A20" w:rsidRPr="00651A20" w:rsidRDefault="001D6E20">
          <w:pPr>
            <w:pStyle w:val="TOC2"/>
            <w:tabs>
              <w:tab w:val="right" w:leader="dot" w:pos="9016"/>
            </w:tabs>
            <w:rPr>
              <w:rFonts w:ascii="Times New Roman" w:eastAsiaTheme="minorEastAsia" w:hAnsi="Times New Roman" w:cs="Times New Roman"/>
              <w:noProof/>
              <w:lang w:val="en-US"/>
            </w:rPr>
          </w:pPr>
          <w:hyperlink w:anchor="_Toc508106403" w:history="1">
            <w:r w:rsidR="00651A20" w:rsidRPr="00651A20">
              <w:rPr>
                <w:rStyle w:val="Hyperlink"/>
                <w:rFonts w:ascii="Times New Roman" w:hAnsi="Times New Roman" w:cs="Times New Roman"/>
                <w:noProof/>
              </w:rPr>
              <w:t>Appendix C: ATM Log</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_Toc508106403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2D4658">
              <w:rPr>
                <w:rFonts w:ascii="Times New Roman" w:hAnsi="Times New Roman" w:cs="Times New Roman"/>
                <w:noProof/>
                <w:webHidden/>
              </w:rPr>
              <w:t>17</w:t>
            </w:r>
            <w:r w:rsidR="00651A20" w:rsidRPr="00651A20">
              <w:rPr>
                <w:rFonts w:ascii="Times New Roman" w:hAnsi="Times New Roman" w:cs="Times New Roman"/>
                <w:noProof/>
                <w:webHidden/>
              </w:rPr>
              <w:fldChar w:fldCharType="end"/>
            </w:r>
          </w:hyperlink>
        </w:p>
        <w:p w14:paraId="6CBF995F" w14:textId="2C643F73" w:rsidR="00EF4602" w:rsidRPr="006C2A02" w:rsidRDefault="00EF4602" w:rsidP="00EF4602">
          <w:pPr>
            <w:rPr>
              <w:bCs/>
              <w:noProof/>
            </w:rPr>
          </w:pPr>
          <w:r w:rsidRPr="00651A20">
            <w:rPr>
              <w:b/>
              <w:bCs/>
              <w:noProof/>
            </w:rPr>
            <w:fldChar w:fldCharType="end"/>
          </w:r>
        </w:p>
      </w:sdtContent>
    </w:sdt>
    <w:p w14:paraId="79A1D269" w14:textId="77777777" w:rsidR="003C1C47" w:rsidRPr="006C2A02" w:rsidRDefault="003C1C47">
      <w:pPr>
        <w:rPr>
          <w:rFonts w:eastAsiaTheme="majorEastAsia"/>
          <w:color w:val="2F5496" w:themeColor="accent1" w:themeShade="BF"/>
          <w:sz w:val="32"/>
          <w:szCs w:val="32"/>
        </w:rPr>
      </w:pPr>
      <w:r w:rsidRPr="006C2A02">
        <w:br w:type="page"/>
      </w:r>
    </w:p>
    <w:p w14:paraId="5C246AD8" w14:textId="366EF872" w:rsidR="00397F45" w:rsidRDefault="00397F45" w:rsidP="00397F45">
      <w:pPr>
        <w:pStyle w:val="Heading1"/>
      </w:pPr>
      <w:bookmarkStart w:id="1" w:name="_Toc508106360"/>
      <w:bookmarkStart w:id="2" w:name="_Toc507493916"/>
      <w:r>
        <w:lastRenderedPageBreak/>
        <w:t>Introduction</w:t>
      </w:r>
      <w:bookmarkEnd w:id="1"/>
    </w:p>
    <w:p w14:paraId="2AE3ECC0" w14:textId="63B2F86D" w:rsidR="00695678" w:rsidRDefault="00695678" w:rsidP="00695678">
      <w:r w:rsidRPr="006C2A02">
        <w:t xml:space="preserve">The </w:t>
      </w:r>
      <w:r>
        <w:t>purpose</w:t>
      </w:r>
      <w:r w:rsidRPr="006C2A02">
        <w:t xml:space="preserve"> of this project is to develop </w:t>
      </w:r>
      <w:r w:rsidR="00A24F50">
        <w:t>a</w:t>
      </w:r>
      <w:r w:rsidRPr="006C2A02">
        <w:t xml:space="preserve"> software solution</w:t>
      </w:r>
      <w:r w:rsidR="00D016A6">
        <w:t xml:space="preserve"> for </w:t>
      </w:r>
      <w:r w:rsidR="00A24F50">
        <w:t xml:space="preserve">a client who organizes events. </w:t>
      </w:r>
      <w:r w:rsidR="008E67D7" w:rsidRPr="006C2A02">
        <w:t>Because the events ha</w:t>
      </w:r>
      <w:r w:rsidR="006E38DE">
        <w:t>ve</w:t>
      </w:r>
      <w:r w:rsidR="008E67D7" w:rsidRPr="006C2A02">
        <w:t xml:space="preserve"> started to attract more visitors, </w:t>
      </w:r>
      <w:r w:rsidR="008E67D7">
        <w:t xml:space="preserve">the client fears that </w:t>
      </w:r>
      <w:r w:rsidR="008E67D7" w:rsidRPr="006C2A02">
        <w:t>it has become impossible to manage</w:t>
      </w:r>
      <w:r w:rsidR="008E67D7">
        <w:t xml:space="preserve"> everything </w:t>
      </w:r>
      <w:r w:rsidR="008E67D7" w:rsidRPr="006C2A02">
        <w:t>without a proper software solution</w:t>
      </w:r>
      <w:r w:rsidR="008E67D7">
        <w:t xml:space="preserve">. </w:t>
      </w:r>
      <w:r w:rsidR="00A24F50">
        <w:t>The solution</w:t>
      </w:r>
      <w:r w:rsidR="00911157">
        <w:t xml:space="preserve"> should be </w:t>
      </w:r>
      <w:r>
        <w:t xml:space="preserve">user friendly and </w:t>
      </w:r>
      <w:r w:rsidR="00911157">
        <w:t xml:space="preserve">have </w:t>
      </w:r>
      <w:r>
        <w:t>eas</w:t>
      </w:r>
      <w:r w:rsidR="00911157">
        <w:t>e of</w:t>
      </w:r>
      <w:r>
        <w:t xml:space="preserve"> access </w:t>
      </w:r>
      <w:r w:rsidR="00B01A62">
        <w:t xml:space="preserve">to </w:t>
      </w:r>
      <w:r>
        <w:t>records, transactions, users</w:t>
      </w:r>
      <w:r w:rsidR="001D6E20">
        <w:t>’</w:t>
      </w:r>
      <w:r>
        <w:t xml:space="preserve"> information, and overall data about the event.</w:t>
      </w:r>
      <w:r w:rsidR="00D016A6">
        <w:t xml:space="preserve"> The </w:t>
      </w:r>
      <w:r w:rsidR="007B5AFA">
        <w:t xml:space="preserve">intended audience of the </w:t>
      </w:r>
      <w:r w:rsidR="004B45BA">
        <w:t>‘</w:t>
      </w:r>
      <w:r w:rsidR="00F842C3">
        <w:t>Event</w:t>
      </w:r>
      <w:r w:rsidR="00771C34">
        <w:t>s</w:t>
      </w:r>
      <w:r w:rsidR="00F842C3">
        <w:t xml:space="preserve"> </w:t>
      </w:r>
      <w:r w:rsidR="004B45BA">
        <w:t>Software Solution’ projec</w:t>
      </w:r>
      <w:r w:rsidR="00F842C3">
        <w:t xml:space="preserve">t plan </w:t>
      </w:r>
      <w:r w:rsidR="00473699">
        <w:t>includes</w:t>
      </w:r>
      <w:r w:rsidR="00F842C3">
        <w:t xml:space="preserve"> the </w:t>
      </w:r>
      <w:r w:rsidR="00E43507">
        <w:t xml:space="preserve">client, the project sponsor, </w:t>
      </w:r>
      <w:r w:rsidR="00473699">
        <w:t xml:space="preserve">the project </w:t>
      </w:r>
      <w:r w:rsidR="00E43507">
        <w:t>mentor, and the project team.</w:t>
      </w:r>
    </w:p>
    <w:p w14:paraId="30DBCEA7" w14:textId="2D32291C" w:rsidR="004B6DE1" w:rsidRPr="006C2A02" w:rsidRDefault="004B6DE1" w:rsidP="004B6DE1">
      <w:pPr>
        <w:pStyle w:val="Heading2"/>
      </w:pPr>
      <w:bookmarkStart w:id="3" w:name="_Toc508106361"/>
      <w:r w:rsidRPr="006C2A02">
        <w:t>The Client</w:t>
      </w:r>
      <w:bookmarkEnd w:id="3"/>
    </w:p>
    <w:p w14:paraId="7B9397C8" w14:textId="51F8710A" w:rsidR="004B6DE1" w:rsidRPr="006C2A02" w:rsidRDefault="004B6DE1" w:rsidP="004B6DE1">
      <w:r w:rsidRPr="006C2A02">
        <w:t xml:space="preserve">Events International is </w:t>
      </w:r>
      <w:r w:rsidR="00A50AFA">
        <w:t>organizing events</w:t>
      </w:r>
      <w:r w:rsidRPr="006C2A02">
        <w:t xml:space="preserve"> to make profit. Their representative for this project is André A. Postma. They requested the assistance of</w:t>
      </w:r>
      <w:r>
        <w:t xml:space="preserve"> Eloniah Software Solution </w:t>
      </w:r>
      <w:r w:rsidRPr="006C2A02">
        <w:t xml:space="preserve">to </w:t>
      </w:r>
      <w:r w:rsidR="001123D4">
        <w:t>develop a software system for the event that makes it smoother</w:t>
      </w:r>
      <w:r w:rsidR="009019E6">
        <w:t xml:space="preserve"> and faster for visitors to get around the event.</w:t>
      </w:r>
    </w:p>
    <w:p w14:paraId="6832DFEB" w14:textId="77777777" w:rsidR="004B6DE1" w:rsidRPr="006C2A02" w:rsidRDefault="004B6DE1" w:rsidP="004B6DE1">
      <w:pPr>
        <w:pStyle w:val="Heading2"/>
      </w:pPr>
      <w:bookmarkStart w:id="4" w:name="_Toc507493917"/>
      <w:bookmarkStart w:id="5" w:name="_Toc508106362"/>
      <w:r w:rsidRPr="006C2A02">
        <w:t>The Team</w:t>
      </w:r>
      <w:bookmarkEnd w:id="4"/>
      <w:bookmarkEnd w:id="5"/>
    </w:p>
    <w:p w14:paraId="02C53BC7" w14:textId="7AC65241" w:rsidR="004B6DE1" w:rsidRDefault="004B6DE1" w:rsidP="004B6DE1">
      <w:r w:rsidRPr="006C2A02">
        <w:t>The project leader of the group is Ms. Talia Santos. Her team consists of: Chanelle Hart, Dholon Akter, and Thanh Hoàng. They have enough experience to make a software solution for Event International.</w:t>
      </w:r>
    </w:p>
    <w:p w14:paraId="09BA6963" w14:textId="4E73BFD3" w:rsidR="007C34FF" w:rsidRPr="00734CC1" w:rsidRDefault="007C34FF" w:rsidP="004B6DE1">
      <w:pPr>
        <w:rPr>
          <w:lang w:val="fr-FR"/>
        </w:rPr>
      </w:pPr>
      <w:r w:rsidRPr="00734CC1">
        <w:rPr>
          <w:lang w:val="fr-FR"/>
        </w:rPr>
        <w:t xml:space="preserve">(Contact information on </w:t>
      </w:r>
      <w:hyperlink w:anchor="_Contact_Details" w:history="1">
        <w:r w:rsidRPr="00980617">
          <w:rPr>
            <w:rStyle w:val="Hyperlink"/>
            <w:lang w:val="fr-FR"/>
          </w:rPr>
          <w:t>page 14</w:t>
        </w:r>
      </w:hyperlink>
      <w:r w:rsidRPr="00734CC1">
        <w:rPr>
          <w:lang w:val="fr-FR"/>
        </w:rPr>
        <w:t>)</w:t>
      </w:r>
    </w:p>
    <w:p w14:paraId="3795E776" w14:textId="3E9FEB7D" w:rsidR="00F6475F" w:rsidRPr="008A7BD9" w:rsidRDefault="003D62ED" w:rsidP="005A65E0">
      <w:pPr>
        <w:pStyle w:val="Heading2"/>
        <w:rPr>
          <w:lang w:val="fr-FR"/>
        </w:rPr>
      </w:pPr>
      <w:bookmarkStart w:id="6" w:name="_Toc508106363"/>
      <w:r w:rsidRPr="008A7BD9">
        <w:rPr>
          <w:lang w:val="fr-FR"/>
        </w:rPr>
        <w:t>Event</w:t>
      </w:r>
      <w:r w:rsidR="00734CC1" w:rsidRPr="008A7BD9">
        <w:rPr>
          <w:lang w:val="fr-FR"/>
        </w:rPr>
        <w:t xml:space="preserve"> Description</w:t>
      </w:r>
      <w:bookmarkEnd w:id="6"/>
    </w:p>
    <w:p w14:paraId="77E403BF" w14:textId="0A123E94" w:rsidR="00522184" w:rsidRDefault="00036DEF" w:rsidP="00522184">
      <w:r>
        <w:t>The event will t</w:t>
      </w:r>
      <w:r w:rsidR="001A7A8E">
        <w:t>ake place during the weekend, and spans for 3 days.</w:t>
      </w:r>
      <w:r w:rsidR="00DC44D1">
        <w:t xml:space="preserve"> </w:t>
      </w:r>
      <w:r w:rsidR="001C1EFC">
        <w:t xml:space="preserve">The visitor </w:t>
      </w:r>
      <w:r w:rsidR="003F2C2D">
        <w:t>may buy a ticket on the website</w:t>
      </w:r>
      <w:r w:rsidR="007969CE">
        <w:t xml:space="preserve"> or at the entrance.</w:t>
      </w:r>
      <w:r w:rsidR="003F2C2D">
        <w:t xml:space="preserve"> </w:t>
      </w:r>
      <w:r w:rsidR="007969CE">
        <w:t>The visitor</w:t>
      </w:r>
      <w:r w:rsidR="003F2C2D">
        <w:t xml:space="preserve"> will receive a unique identity number</w:t>
      </w:r>
      <w:r w:rsidR="00344B6D">
        <w:t>, a QR code,</w:t>
      </w:r>
      <w:r w:rsidR="003F2C2D">
        <w:t xml:space="preserve"> and a temporary account for the event. </w:t>
      </w:r>
      <w:r w:rsidR="000C1071">
        <w:t xml:space="preserve">The </w:t>
      </w:r>
      <w:r w:rsidR="007969CE">
        <w:t>online</w:t>
      </w:r>
      <w:r w:rsidR="000C1071">
        <w:t xml:space="preserve"> price for the event is </w:t>
      </w:r>
      <w:r w:rsidR="000C1071" w:rsidRPr="000C1071">
        <w:t>€ 55,-</w:t>
      </w:r>
      <w:r w:rsidR="00A024AD">
        <w:t xml:space="preserve">, and at the entrance is </w:t>
      </w:r>
      <w:r w:rsidR="003F2C2D">
        <w:t>€ 6</w:t>
      </w:r>
      <w:r w:rsidR="00AC0587">
        <w:t>5</w:t>
      </w:r>
      <w:r w:rsidR="003F2C2D">
        <w:t xml:space="preserve">,-. </w:t>
      </w:r>
    </w:p>
    <w:p w14:paraId="25A6053B" w14:textId="2E4C4A91" w:rsidR="00380598" w:rsidRDefault="00380598" w:rsidP="00522184">
      <w:r>
        <w:t>The visitor may rent a camping spot on the website as well</w:t>
      </w:r>
      <w:r w:rsidR="00671AC7">
        <w:t xml:space="preserve">. The price </w:t>
      </w:r>
      <w:r w:rsidR="000809B2">
        <w:t>to rent a</w:t>
      </w:r>
      <w:r w:rsidR="00671AC7">
        <w:t xml:space="preserve"> spot is €10</w:t>
      </w:r>
      <w:proofErr w:type="gramStart"/>
      <w:r w:rsidR="00671AC7">
        <w:t>,-</w:t>
      </w:r>
      <w:proofErr w:type="gramEnd"/>
      <w:r w:rsidR="00671AC7">
        <w:t xml:space="preserve"> for the whole weekend</w:t>
      </w:r>
      <w:r w:rsidR="002955F5">
        <w:t>, and an additional €20 per person; up to a maximum of 6 persons per camping spot. An additional €10</w:t>
      </w:r>
      <w:proofErr w:type="gramStart"/>
      <w:r w:rsidR="002955F5">
        <w:t>,-</w:t>
      </w:r>
      <w:proofErr w:type="gramEnd"/>
      <w:r w:rsidR="002955F5">
        <w:t xml:space="preserve"> will be added if the visitor </w:t>
      </w:r>
      <w:r w:rsidR="000809B2">
        <w:t>decides to pay at the entrance instead of online.</w:t>
      </w:r>
    </w:p>
    <w:p w14:paraId="5916964C" w14:textId="474FB108" w:rsidR="000809B2" w:rsidRDefault="000809B2" w:rsidP="00522184">
      <w:r>
        <w:t>Upon entering the event, the visitor will be asked to show their QR code</w:t>
      </w:r>
      <w:r w:rsidR="00156C1A">
        <w:t xml:space="preserve"> (ticket). They will receive an RFID band that gets linked to their account</w:t>
      </w:r>
      <w:r w:rsidR="00615FD3">
        <w:t xml:space="preserve">. They may use the band to add event currency at one of the ATMs in order to make purchases and rent items. </w:t>
      </w:r>
    </w:p>
    <w:p w14:paraId="6E97775B" w14:textId="574756E6" w:rsidR="009E5C68" w:rsidRDefault="00B818BA" w:rsidP="00522184">
      <w:r>
        <w:t xml:space="preserve">There will be stalls with </w:t>
      </w:r>
      <w:r w:rsidR="009A4C71">
        <w:t xml:space="preserve">food and drinks to buy, and stalls with costumes, props (foam swords, staffs, shields, etc.), </w:t>
      </w:r>
      <w:r w:rsidR="007C5BC1">
        <w:t xml:space="preserve">and phone charging cables to rent. </w:t>
      </w:r>
    </w:p>
    <w:p w14:paraId="7DF452A5" w14:textId="77777777" w:rsidR="004E7124" w:rsidRDefault="00615FD3" w:rsidP="00522184">
      <w:r>
        <w:t>The</w:t>
      </w:r>
      <w:r w:rsidR="007C5BC1">
        <w:t xml:space="preserve"> ATM </w:t>
      </w:r>
      <w:r w:rsidR="003A4DCB">
        <w:t xml:space="preserve">machines </w:t>
      </w:r>
      <w:r w:rsidR="00DE5BE8">
        <w:t xml:space="preserve">are </w:t>
      </w:r>
      <w:r w:rsidR="003A4DCB">
        <w:t xml:space="preserve">located near the </w:t>
      </w:r>
      <w:r w:rsidR="00DE5BE8">
        <w:t>entrance and stalls</w:t>
      </w:r>
      <w:r w:rsidR="00F76CAB">
        <w:t>, where the visitors may purchase event credit. Only event credit is</w:t>
      </w:r>
      <w:r w:rsidR="00E71517">
        <w:t xml:space="preserve"> used as currency for the event. Cash and credit/debit cards are not allowed. </w:t>
      </w:r>
    </w:p>
    <w:p w14:paraId="158BE30F" w14:textId="5793800E" w:rsidR="007C5BC1" w:rsidRDefault="006D04A9" w:rsidP="00522184">
      <w:r>
        <w:t>When leaving the event</w:t>
      </w:r>
      <w:r w:rsidR="00127B3E">
        <w:t xml:space="preserve"> v</w:t>
      </w:r>
      <w:r>
        <w:t>isito</w:t>
      </w:r>
      <w:r w:rsidR="004E7124">
        <w:t xml:space="preserve">rs will have to return their bands </w:t>
      </w:r>
      <w:r w:rsidR="009E3DC9">
        <w:t>at the exit. The bands will be scanned to see if they need to return rented items or still has event credits leftover.</w:t>
      </w:r>
      <w:r w:rsidR="00973621">
        <w:t xml:space="preserve"> If so, they must return the items</w:t>
      </w:r>
      <w:r w:rsidR="00127B3E">
        <w:t xml:space="preserve"> and</w:t>
      </w:r>
      <w:r w:rsidR="0070433A">
        <w:t>/or</w:t>
      </w:r>
      <w:r w:rsidR="00127B3E">
        <w:t xml:space="preserve"> deposit the funds back onto their accounts.</w:t>
      </w:r>
    </w:p>
    <w:p w14:paraId="3B86BAB0" w14:textId="77777777" w:rsidR="00DC44D1" w:rsidRDefault="00DC44D1">
      <w:pPr>
        <w:rPr>
          <w:rFonts w:eastAsiaTheme="majorEastAsia"/>
          <w:color w:val="FF0000"/>
          <w:sz w:val="32"/>
          <w:szCs w:val="32"/>
        </w:rPr>
      </w:pPr>
      <w:bookmarkStart w:id="7" w:name="_Toc508106364"/>
      <w:bookmarkStart w:id="8" w:name="_Toc507493918"/>
      <w:bookmarkEnd w:id="2"/>
      <w:r>
        <w:br w:type="page"/>
      </w:r>
    </w:p>
    <w:p w14:paraId="0142C566" w14:textId="0E99C0D1" w:rsidR="00397F45" w:rsidRPr="006C2A02" w:rsidRDefault="00397F45" w:rsidP="00397F45">
      <w:pPr>
        <w:pStyle w:val="Heading1"/>
      </w:pPr>
      <w:r w:rsidRPr="006C2A02">
        <w:lastRenderedPageBreak/>
        <w:t>Project Statement</w:t>
      </w:r>
      <w:bookmarkEnd w:id="7"/>
    </w:p>
    <w:p w14:paraId="799B8BCE" w14:textId="77777777" w:rsidR="00397F45" w:rsidRPr="006C2A02" w:rsidRDefault="00397F45" w:rsidP="00397F45">
      <w:r w:rsidRPr="006C2A02">
        <w:t>In this document, we will provide the current situation, the client’s proposed solution and goals, the project goals, the project approach, the constraints and risks, the phasing, the assumptions, the management approach, and the reference material in the appendices.</w:t>
      </w:r>
    </w:p>
    <w:p w14:paraId="0AC41C19" w14:textId="28433E75" w:rsidR="009C2EAA" w:rsidRPr="006C2A02" w:rsidRDefault="009C2EAA" w:rsidP="005A65E0">
      <w:pPr>
        <w:pStyle w:val="Heading2"/>
      </w:pPr>
      <w:bookmarkStart w:id="9" w:name="_Toc508106365"/>
      <w:r w:rsidRPr="006C2A02">
        <w:t>Current Situation</w:t>
      </w:r>
      <w:bookmarkEnd w:id="8"/>
      <w:bookmarkEnd w:id="9"/>
    </w:p>
    <w:p w14:paraId="70C06402" w14:textId="799234C5" w:rsidR="006713CD" w:rsidRPr="006C2A02" w:rsidRDefault="001E2194">
      <w:r>
        <w:t>T</w:t>
      </w:r>
      <w:r w:rsidR="00B35BE0" w:rsidRPr="006C2A02">
        <w:t>he event takes place on a big terrain with enough space for visitors, stages, tents, and other sections</w:t>
      </w:r>
      <w:r w:rsidR="005B35C0">
        <w:t xml:space="preserve"> (</w:t>
      </w:r>
      <w:hyperlink w:anchor="_Appendix_B:_Map" w:history="1">
        <w:r w:rsidR="005B35C0" w:rsidRPr="00980617">
          <w:rPr>
            <w:rStyle w:val="Hyperlink"/>
          </w:rPr>
          <w:t xml:space="preserve">Appendix </w:t>
        </w:r>
        <w:r w:rsidR="00E85EA0">
          <w:rPr>
            <w:rStyle w:val="Hyperlink"/>
          </w:rPr>
          <w:t>A</w:t>
        </w:r>
      </w:hyperlink>
      <w:r w:rsidR="005B35C0">
        <w:t>)</w:t>
      </w:r>
      <w:r w:rsidR="00B35BE0" w:rsidRPr="006C2A02">
        <w:t>.</w:t>
      </w:r>
      <w:r w:rsidR="00B030C9" w:rsidRPr="006C2A02">
        <w:t xml:space="preserve"> Part of the terrain is reserved for the camping grounds, where visitors may stay for the night.</w:t>
      </w:r>
      <w:r w:rsidR="006D3A7F" w:rsidRPr="006C2A02">
        <w:t xml:space="preserve"> </w:t>
      </w:r>
    </w:p>
    <w:p w14:paraId="1377D013" w14:textId="77777777" w:rsidR="006713CD" w:rsidRPr="006C2A02" w:rsidRDefault="007A227A">
      <w:r w:rsidRPr="006C2A02">
        <w:t xml:space="preserve">For profits, the funds will originate from visitors purchasing tickets to enter the event, buying food, drinks, or souvenirs, and loaning products, such as the costume booth, flashlights, cameras, etc. </w:t>
      </w:r>
    </w:p>
    <w:p w14:paraId="66D27847" w14:textId="75A4091D" w:rsidR="00A9253F" w:rsidRDefault="006713CD">
      <w:r w:rsidRPr="006C2A02">
        <w:t xml:space="preserve">Visitors will place the funds on their account in order to pay, and can rent a camping spot. </w:t>
      </w:r>
      <w:r w:rsidR="007A227A" w:rsidRPr="006C2A02">
        <w:t>Banks will place ATM machines on the terrain which allows visitors to deposit money on their account. These machines provide log files (</w:t>
      </w:r>
      <w:hyperlink w:anchor="_Appendix_C:_ATM" w:history="1">
        <w:r w:rsidR="007A227A" w:rsidRPr="00980617">
          <w:rPr>
            <w:rStyle w:val="Hyperlink"/>
          </w:rPr>
          <w:t xml:space="preserve">Appendix </w:t>
        </w:r>
        <w:r w:rsidR="00E85EA0">
          <w:rPr>
            <w:rStyle w:val="Hyperlink"/>
          </w:rPr>
          <w:t>B</w:t>
        </w:r>
      </w:hyperlink>
      <w:r w:rsidR="007A227A" w:rsidRPr="006C2A02">
        <w:t>).</w:t>
      </w:r>
    </w:p>
    <w:p w14:paraId="69CE0ED8" w14:textId="05B5C4B8" w:rsidR="00402231" w:rsidRPr="006C2A02" w:rsidRDefault="001E2194" w:rsidP="001E2194">
      <w:pPr>
        <w:pStyle w:val="Heading2"/>
      </w:pPr>
      <w:bookmarkStart w:id="10" w:name="_Toc508106366"/>
      <w:r>
        <w:t>Problem Description</w:t>
      </w:r>
      <w:bookmarkEnd w:id="10"/>
    </w:p>
    <w:p w14:paraId="4FEEDDBF" w14:textId="586BEA76" w:rsidR="00235E38" w:rsidRDefault="00F03B8F">
      <w:r>
        <w:t>Because the events have</w:t>
      </w:r>
      <w:r w:rsidR="00525188" w:rsidRPr="006C2A02">
        <w:t xml:space="preserve"> started to attract more visitors, </w:t>
      </w:r>
      <w:r w:rsidR="009B3322">
        <w:t xml:space="preserve">the client fears that </w:t>
      </w:r>
      <w:r w:rsidR="00525188" w:rsidRPr="006C2A02">
        <w:t>it has become impossible to manage</w:t>
      </w:r>
      <w:r w:rsidR="00C34F6B">
        <w:t xml:space="preserve"> everything </w:t>
      </w:r>
      <w:r w:rsidR="00525188" w:rsidRPr="006C2A02">
        <w:t>without a proper software solution</w:t>
      </w:r>
      <w:r w:rsidR="004D0FAE">
        <w:t>. I</w:t>
      </w:r>
      <w:r w:rsidR="00D820E5">
        <w:t xml:space="preserve">t takes a long time to go through a list of names in order to determine whether someone </w:t>
      </w:r>
      <w:r w:rsidR="003B57F0">
        <w:t xml:space="preserve">has </w:t>
      </w:r>
      <w:r w:rsidR="00D820E5">
        <w:t>registered in advance or not.</w:t>
      </w:r>
      <w:r w:rsidR="00CA224E">
        <w:t xml:space="preserve"> This keeps up the line.</w:t>
      </w:r>
      <w:r w:rsidR="00D820E5">
        <w:t xml:space="preserve"> </w:t>
      </w:r>
      <w:r w:rsidR="00C46A96">
        <w:t>The company listens to the feedback or complaints from its visitors. The following issues needs to be addressed:</w:t>
      </w:r>
    </w:p>
    <w:p w14:paraId="7D75A6CF" w14:textId="10D54D46" w:rsidR="0028562B" w:rsidRDefault="00303A27" w:rsidP="00C46A96">
      <w:pPr>
        <w:pStyle w:val="ListParagraph"/>
        <w:numPr>
          <w:ilvl w:val="0"/>
          <w:numId w:val="35"/>
        </w:numPr>
      </w:pPr>
      <w:r>
        <w:t xml:space="preserve">Visitors </w:t>
      </w:r>
      <w:r w:rsidR="00C46A96">
        <w:t>find</w:t>
      </w:r>
      <w:r w:rsidR="007F7936">
        <w:t xml:space="preserve"> it difficult figuring out which camping spot they rented.</w:t>
      </w:r>
    </w:p>
    <w:p w14:paraId="6CFDDB4A" w14:textId="79B5F1BD" w:rsidR="000C41AF" w:rsidRDefault="00C46A96" w:rsidP="00C46A96">
      <w:pPr>
        <w:pStyle w:val="ListParagraph"/>
        <w:numPr>
          <w:ilvl w:val="0"/>
          <w:numId w:val="35"/>
        </w:numPr>
      </w:pPr>
      <w:r>
        <w:t>Visitors could not find information in advance about the event.</w:t>
      </w:r>
      <w:r w:rsidR="000C41AF">
        <w:t xml:space="preserve"> Apparent</w:t>
      </w:r>
      <w:r w:rsidR="00B011CD">
        <w:t>ly, flyers and social media do</w:t>
      </w:r>
      <w:r w:rsidR="000C41AF">
        <w:t xml:space="preserve"> not provide enough information.</w:t>
      </w:r>
    </w:p>
    <w:p w14:paraId="62CA5EFF" w14:textId="568FA3F2" w:rsidR="003C0016" w:rsidRDefault="00705C91" w:rsidP="00C46A96">
      <w:pPr>
        <w:pStyle w:val="ListParagraph"/>
        <w:numPr>
          <w:ilvl w:val="0"/>
          <w:numId w:val="35"/>
        </w:numPr>
      </w:pPr>
      <w:r>
        <w:t>There has been times were false cash w</w:t>
      </w:r>
      <w:r w:rsidR="00CA224E">
        <w:t>as</w:t>
      </w:r>
      <w:r>
        <w:t xml:space="preserve"> accepted </w:t>
      </w:r>
      <w:r w:rsidR="00CA224E">
        <w:t xml:space="preserve">by mistake. </w:t>
      </w:r>
      <w:r w:rsidR="00720F0C">
        <w:t xml:space="preserve">Because </w:t>
      </w:r>
      <w:r w:rsidR="00D43DDF">
        <w:t xml:space="preserve">the lines at the food and drink stalls are long, </w:t>
      </w:r>
      <w:r w:rsidR="00851246">
        <w:t>it’s hard to keep track of what perks people have paid for.</w:t>
      </w:r>
      <w:r w:rsidR="005929D7">
        <w:t xml:space="preserve"> </w:t>
      </w:r>
      <w:r w:rsidR="00CA224E">
        <w:t>Phone chargers that were rented were rarely returned</w:t>
      </w:r>
      <w:r w:rsidR="00AF6349">
        <w:t xml:space="preserve">, </w:t>
      </w:r>
      <w:r w:rsidR="0020715C">
        <w:t xml:space="preserve">and it’s difficult to keep track of which stalls are making more profits, </w:t>
      </w:r>
      <w:r w:rsidR="0031382A">
        <w:t xml:space="preserve">in order </w:t>
      </w:r>
      <w:r w:rsidR="0020715C">
        <w:t>to help make better plans for future events.</w:t>
      </w:r>
    </w:p>
    <w:p w14:paraId="5124A21B" w14:textId="056BC4F9" w:rsidR="001D3F4C" w:rsidRPr="006C2A02" w:rsidRDefault="001D3F4C" w:rsidP="005A65E0">
      <w:pPr>
        <w:pStyle w:val="Heading2"/>
      </w:pPr>
      <w:bookmarkStart w:id="11" w:name="_Toc507493920"/>
      <w:bookmarkStart w:id="12" w:name="_Toc508106367"/>
      <w:r w:rsidRPr="006C2A02">
        <w:t>Project Goal</w:t>
      </w:r>
      <w:bookmarkEnd w:id="11"/>
      <w:bookmarkEnd w:id="12"/>
    </w:p>
    <w:p w14:paraId="655AA94A" w14:textId="4A1647FD" w:rsidR="00026553" w:rsidRDefault="00026553" w:rsidP="002855F4">
      <w:r>
        <w:t xml:space="preserve">The goal of this project is to provide a software solution </w:t>
      </w:r>
      <w:r w:rsidR="00525B00">
        <w:t xml:space="preserve">that will solve the </w:t>
      </w:r>
      <w:del w:id="13" w:author="Yến Thanh" w:date="2018-03-25T17:46:00Z">
        <w:r w:rsidR="00525B00" w:rsidDel="00B011CD">
          <w:delText>above problems</w:delText>
        </w:r>
      </w:del>
      <w:ins w:id="14" w:author="Yến Thanh" w:date="2018-03-25T17:46:00Z">
        <w:r w:rsidR="00B011CD">
          <w:t xml:space="preserve"> problems above</w:t>
        </w:r>
      </w:ins>
      <w:r w:rsidR="00525B00">
        <w:t>. With this solution, the following goals should be met:</w:t>
      </w:r>
    </w:p>
    <w:p w14:paraId="45ECA950" w14:textId="66FF4D67" w:rsidR="00E31F8A" w:rsidRDefault="00B35A2A" w:rsidP="00525B00">
      <w:pPr>
        <w:pStyle w:val="ListParagraph"/>
        <w:numPr>
          <w:ilvl w:val="0"/>
          <w:numId w:val="34"/>
        </w:numPr>
      </w:pPr>
      <w:r>
        <w:t>Regulating</w:t>
      </w:r>
      <w:r w:rsidR="00112457">
        <w:t xml:space="preserve"> the amount of visitors entering, exiting and that are currently in the event.</w:t>
      </w:r>
    </w:p>
    <w:p w14:paraId="2C861AB6" w14:textId="74742548" w:rsidR="00525B00" w:rsidRDefault="00525B00" w:rsidP="00525B00">
      <w:pPr>
        <w:pStyle w:val="ListParagraph"/>
        <w:numPr>
          <w:ilvl w:val="0"/>
          <w:numId w:val="34"/>
        </w:numPr>
      </w:pPr>
      <w:r>
        <w:t xml:space="preserve">Decrease </w:t>
      </w:r>
      <w:r w:rsidR="00E31F8A">
        <w:t xml:space="preserve">waiting time in </w:t>
      </w:r>
      <w:r w:rsidR="00DA6F54">
        <w:t xml:space="preserve">lines at the </w:t>
      </w:r>
      <w:r w:rsidR="00E31F8A">
        <w:t>entrance</w:t>
      </w:r>
      <w:r w:rsidR="00DA6F54">
        <w:t>, stalls, and rentals.</w:t>
      </w:r>
    </w:p>
    <w:p w14:paraId="4D7EAA00" w14:textId="6F4C7C25" w:rsidR="00E31F8A" w:rsidRDefault="005918F3" w:rsidP="00525B00">
      <w:pPr>
        <w:pStyle w:val="ListParagraph"/>
        <w:numPr>
          <w:ilvl w:val="0"/>
          <w:numId w:val="34"/>
        </w:numPr>
      </w:pPr>
      <w:r>
        <w:t>Make it easier</w:t>
      </w:r>
      <w:r w:rsidR="005256A3">
        <w:t xml:space="preserve"> for visitors to register </w:t>
      </w:r>
      <w:r w:rsidR="00125A5C">
        <w:t>for the event and camping spots</w:t>
      </w:r>
      <w:r>
        <w:t>.</w:t>
      </w:r>
    </w:p>
    <w:p w14:paraId="78182126" w14:textId="5832B2E4" w:rsidR="00125A5C" w:rsidRDefault="00DD0258" w:rsidP="00525B00">
      <w:pPr>
        <w:pStyle w:val="ListParagraph"/>
        <w:numPr>
          <w:ilvl w:val="0"/>
          <w:numId w:val="34"/>
        </w:numPr>
      </w:pPr>
      <w:r>
        <w:t xml:space="preserve">Have </w:t>
      </w:r>
      <w:r w:rsidR="00A74B46">
        <w:t>real-time and easy</w:t>
      </w:r>
      <w:r w:rsidR="005918F3">
        <w:t xml:space="preserve"> access </w:t>
      </w:r>
      <w:r>
        <w:t xml:space="preserve">to </w:t>
      </w:r>
      <w:r w:rsidR="005918F3">
        <w:t>information pertaining to the event.</w:t>
      </w:r>
    </w:p>
    <w:p w14:paraId="156EC822" w14:textId="22FFBEF9" w:rsidR="00496DEB" w:rsidRDefault="00E56C7E" w:rsidP="00525B00">
      <w:pPr>
        <w:pStyle w:val="ListParagraph"/>
        <w:numPr>
          <w:ilvl w:val="0"/>
          <w:numId w:val="34"/>
        </w:numPr>
      </w:pPr>
      <w:r>
        <w:t>Eas</w:t>
      </w:r>
      <w:r w:rsidR="005918F3">
        <w:t>ily</w:t>
      </w:r>
      <w:r>
        <w:t xml:space="preserve"> monitor the flow of </w:t>
      </w:r>
      <w:r w:rsidR="009E6FDF">
        <w:t>the event currency</w:t>
      </w:r>
      <w:r>
        <w:t xml:space="preserve"> through the stalls, activities,</w:t>
      </w:r>
      <w:r w:rsidR="00B37C50">
        <w:t xml:space="preserve"> and ATM machines.</w:t>
      </w:r>
    </w:p>
    <w:p w14:paraId="52993C0A" w14:textId="7E56D703" w:rsidR="0073324C" w:rsidRDefault="0052409B" w:rsidP="005D34F9">
      <w:pPr>
        <w:pStyle w:val="ListParagraph"/>
        <w:numPr>
          <w:ilvl w:val="0"/>
          <w:numId w:val="34"/>
        </w:numPr>
      </w:pPr>
      <w:r>
        <w:t xml:space="preserve">Being able to monitor </w:t>
      </w:r>
      <w:r w:rsidR="008D142E">
        <w:t xml:space="preserve">and access information pertaining to </w:t>
      </w:r>
      <w:r>
        <w:t xml:space="preserve">everything </w:t>
      </w:r>
      <w:r w:rsidR="008D142E">
        <w:t>that is related to the event</w:t>
      </w:r>
      <w:r w:rsidR="0060136E">
        <w:t xml:space="preserve"> (does not include making on the spot changes)</w:t>
      </w:r>
      <w:r w:rsidR="008D142E">
        <w:t>.</w:t>
      </w:r>
    </w:p>
    <w:p w14:paraId="11084EAD" w14:textId="273FD4A9" w:rsidR="005D34F9" w:rsidRDefault="00B67CDA" w:rsidP="005D34F9">
      <w:pPr>
        <w:pStyle w:val="ListParagraph"/>
        <w:numPr>
          <w:ilvl w:val="0"/>
          <w:numId w:val="34"/>
        </w:numPr>
      </w:pPr>
      <w:r>
        <w:t xml:space="preserve">All of these </w:t>
      </w:r>
      <w:r w:rsidR="0073324C">
        <w:t>applications</w:t>
      </w:r>
      <w:r>
        <w:t xml:space="preserve"> should be user-friendly and </w:t>
      </w:r>
      <w:r w:rsidR="00DD0258">
        <w:t>should help make future events easier to manage</w:t>
      </w:r>
      <w:r>
        <w:t>.</w:t>
      </w:r>
    </w:p>
    <w:p w14:paraId="295DF439" w14:textId="7F2FA212" w:rsidR="00C641FC" w:rsidRPr="005D34F9" w:rsidRDefault="00145123" w:rsidP="00145123">
      <w:pPr>
        <w:pStyle w:val="Heading2"/>
      </w:pPr>
      <w:bookmarkStart w:id="15" w:name="_Toc508106368"/>
      <w:r w:rsidRPr="005D34F9">
        <w:lastRenderedPageBreak/>
        <w:t>Solution Description</w:t>
      </w:r>
      <w:bookmarkEnd w:id="15"/>
    </w:p>
    <w:p w14:paraId="17327204" w14:textId="39203044" w:rsidR="00CC228C" w:rsidRDefault="00601575" w:rsidP="005C24FA">
      <w:r>
        <w:t xml:space="preserve">Visitors will have ease of access to the provided website for the event. They can see all event details, prices, </w:t>
      </w:r>
      <w:r w:rsidR="002329CE">
        <w:t xml:space="preserve">what to expect, and how to prepare. They can register for the event with their personal </w:t>
      </w:r>
      <w:r w:rsidR="004C7895">
        <w:t xml:space="preserve">information, which gives them </w:t>
      </w:r>
      <w:r w:rsidR="00CC228C">
        <w:t>a ticket</w:t>
      </w:r>
      <w:r w:rsidR="004C7895">
        <w:t xml:space="preserve">. </w:t>
      </w:r>
      <w:r w:rsidR="00CC228C">
        <w:t xml:space="preserve">The ticket is linked to an RFID band </w:t>
      </w:r>
      <w:r w:rsidR="00FE5E90">
        <w:t>and an event account. This ticket has its own QR code which the visitor will present at the entrance of the event.</w:t>
      </w:r>
    </w:p>
    <w:p w14:paraId="4F6B09BD" w14:textId="46BE0A52" w:rsidR="0067317C" w:rsidRDefault="0067317C" w:rsidP="005C24FA">
      <w:r>
        <w:t>Visitors who</w:t>
      </w:r>
      <w:r w:rsidR="00234B63">
        <w:t xml:space="preserve"> want to rent a camping spot can visit the camping spot areas page on the website. The page will have the map of the camping area. </w:t>
      </w:r>
      <w:r w:rsidR="00D3700B">
        <w:t>The map will be interactive, displaying spots that are opened or reserved</w:t>
      </w:r>
      <w:r>
        <w:t xml:space="preserve">. </w:t>
      </w:r>
      <w:r w:rsidR="00D14CB4">
        <w:t>The visitor may click on an open spot to make the reservations</w:t>
      </w:r>
      <w:r w:rsidR="00CF40F3">
        <w:t xml:space="preserve">. The page will ask for the amount of visitors, as well as allowing an invite link. This link can be distributed to the </w:t>
      </w:r>
      <w:r w:rsidR="00241F5A">
        <w:t xml:space="preserve">other attendees by the visitor who requested the reservation. </w:t>
      </w:r>
      <w:r w:rsidR="000A62B8">
        <w:t>Other attendees must have registered for the event in order to access the camping grounds.</w:t>
      </w:r>
    </w:p>
    <w:p w14:paraId="0EC345AE" w14:textId="2ED12BB2" w:rsidR="002464D8" w:rsidRDefault="0004483B" w:rsidP="002F7248">
      <w:r>
        <w:t xml:space="preserve">There will be two </w:t>
      </w:r>
      <w:r w:rsidR="0048640B">
        <w:t>sections</w:t>
      </w:r>
      <w:r>
        <w:t xml:space="preserve"> at the </w:t>
      </w:r>
      <w:r w:rsidR="0048640B">
        <w:t xml:space="preserve">entrance of the </w:t>
      </w:r>
      <w:r>
        <w:t>event</w:t>
      </w:r>
      <w:r w:rsidR="0048640B">
        <w:t>.</w:t>
      </w:r>
      <w:r>
        <w:t xml:space="preserve"> </w:t>
      </w:r>
      <w:r w:rsidR="0048640B">
        <w:t>The first section is the line for visitors who have tickets</w:t>
      </w:r>
      <w:r>
        <w:t xml:space="preserve">. </w:t>
      </w:r>
      <w:r w:rsidR="0048640B">
        <w:t xml:space="preserve">The visitor’s </w:t>
      </w:r>
      <w:r w:rsidR="001F366D">
        <w:t>QR code will be scanned and</w:t>
      </w:r>
      <w:r w:rsidR="005C24FA">
        <w:t xml:space="preserve"> their event account will be linked to an RFID </w:t>
      </w:r>
      <w:r w:rsidR="00FE5E90">
        <w:t>band</w:t>
      </w:r>
      <w:r w:rsidR="005C24FA">
        <w:t xml:space="preserve">. </w:t>
      </w:r>
      <w:r w:rsidR="002464D8">
        <w:t xml:space="preserve">The second section has 3 </w:t>
      </w:r>
      <w:r w:rsidR="005933B9">
        <w:t>computers where the visitor may enter their details and purchase a ticket. Once they receive their ticket, they may stand in the line.</w:t>
      </w:r>
    </w:p>
    <w:p w14:paraId="1F3AFDD8" w14:textId="28A2935A" w:rsidR="0050705C" w:rsidRDefault="002F7248" w:rsidP="002F7248">
      <w:commentRangeStart w:id="16"/>
      <w:r>
        <w:t xml:space="preserve">Visitors who are </w:t>
      </w:r>
      <w:r w:rsidR="006B2FA1">
        <w:t>registered for</w:t>
      </w:r>
      <w:r>
        <w:t xml:space="preserve"> </w:t>
      </w:r>
      <w:r w:rsidR="004136A5">
        <w:t>(</w:t>
      </w:r>
      <w:r>
        <w:t xml:space="preserve">or </w:t>
      </w:r>
      <w:r w:rsidR="006B2FA1">
        <w:t xml:space="preserve">are </w:t>
      </w:r>
      <w:r>
        <w:t>renting</w:t>
      </w:r>
      <w:r w:rsidR="004136A5">
        <w:t>)</w:t>
      </w:r>
      <w:r>
        <w:t xml:space="preserve"> a camping spot</w:t>
      </w:r>
      <w:r w:rsidR="005B20C6">
        <w:t xml:space="preserve"> will be directed to the camping grounds, where they can </w:t>
      </w:r>
      <w:r w:rsidR="004136A5">
        <w:t xml:space="preserve">scan their </w:t>
      </w:r>
      <w:r w:rsidR="007C3963">
        <w:t xml:space="preserve">band </w:t>
      </w:r>
      <w:r w:rsidR="005B20C6">
        <w:t>to enter the camping grounds</w:t>
      </w:r>
      <w:r>
        <w:t xml:space="preserve">. </w:t>
      </w:r>
      <w:commentRangeEnd w:id="16"/>
      <w:r w:rsidR="00B011CD">
        <w:rPr>
          <w:rStyle w:val="CommentReference"/>
        </w:rPr>
        <w:commentReference w:id="16"/>
      </w:r>
    </w:p>
    <w:p w14:paraId="3536331C" w14:textId="516517FC" w:rsidR="002F7248" w:rsidRDefault="0050705C" w:rsidP="002F7248">
      <w:r>
        <w:t>If they did not purchase a ticket online, t</w:t>
      </w:r>
      <w:r w:rsidR="002F7248">
        <w:t xml:space="preserve">hey can enter their details into the device, the account will be created, and then they will be provided with a </w:t>
      </w:r>
      <w:r w:rsidR="00FE5E90">
        <w:t>band</w:t>
      </w:r>
      <w:r w:rsidR="002F7248">
        <w:t>.</w:t>
      </w:r>
    </w:p>
    <w:p w14:paraId="40561EC9" w14:textId="735ADA76" w:rsidR="00165B93" w:rsidRDefault="005C24FA">
      <w:r>
        <w:t xml:space="preserve">This </w:t>
      </w:r>
      <w:r w:rsidR="00FE5E90">
        <w:t>band</w:t>
      </w:r>
      <w:r>
        <w:t xml:space="preserve"> will be used for all transactions. Visitors can </w:t>
      </w:r>
      <w:r w:rsidR="00EB5A52">
        <w:t xml:space="preserve">buy the event currency </w:t>
      </w:r>
      <w:r w:rsidR="00E27D5F">
        <w:t>t</w:t>
      </w:r>
      <w:r w:rsidR="00EB5A52">
        <w:t>hrough the provided ATMs, strategically located near the stalls</w:t>
      </w:r>
      <w:r w:rsidR="00D54577">
        <w:t xml:space="preserve"> and at the entrance/exit of the event</w:t>
      </w:r>
      <w:r w:rsidR="00EB5A52">
        <w:t xml:space="preserve">. </w:t>
      </w:r>
      <w:r w:rsidR="00E27D5F">
        <w:t xml:space="preserve">They can use the </w:t>
      </w:r>
      <w:r w:rsidR="00FE5E90">
        <w:t>band</w:t>
      </w:r>
      <w:r w:rsidR="00E27D5F">
        <w:t xml:space="preserve"> to purchase food, drinks, and miscellaneous, as well as renting costumes, chargers, etc. </w:t>
      </w:r>
    </w:p>
    <w:p w14:paraId="54CDA3E7" w14:textId="40240164" w:rsidR="002054A8" w:rsidRDefault="000054D7">
      <w:r>
        <w:t>Visitors can view their transaction history vi</w:t>
      </w:r>
      <w:r w:rsidR="00551FBB">
        <w:t>a the ATMs</w:t>
      </w:r>
      <w:r w:rsidR="008906E9">
        <w:t xml:space="preserve"> or via the website.</w:t>
      </w:r>
      <w:r w:rsidR="00FD379E">
        <w:t xml:space="preserve"> </w:t>
      </w:r>
    </w:p>
    <w:p w14:paraId="4FC2B29B" w14:textId="0EECA664" w:rsidR="00FD379E" w:rsidRDefault="00FD379E">
      <w:r>
        <w:t xml:space="preserve">Upon leaving the event, the </w:t>
      </w:r>
      <w:r w:rsidR="0045242B">
        <w:t>entrance employee will scan the</w:t>
      </w:r>
      <w:r w:rsidR="00D2548E">
        <w:t xml:space="preserve"> visitor’s</w:t>
      </w:r>
      <w:r w:rsidR="0045242B">
        <w:t xml:space="preserve"> </w:t>
      </w:r>
      <w:r w:rsidR="00FE5E90">
        <w:t>band</w:t>
      </w:r>
      <w:r w:rsidR="0045242B">
        <w:t xml:space="preserve"> to verify if the visitor has returned their </w:t>
      </w:r>
      <w:r w:rsidR="00D54577">
        <w:t>rented items. They will also check to see if there</w:t>
      </w:r>
      <w:r w:rsidR="000D15B4">
        <w:t xml:space="preserve"> i</w:t>
      </w:r>
      <w:r w:rsidR="00D54577">
        <w:t>s event currency left over.</w:t>
      </w:r>
      <w:r w:rsidR="001F32F9">
        <w:t xml:space="preserve"> The </w:t>
      </w:r>
      <w:r w:rsidR="00FE5E90">
        <w:t>band</w:t>
      </w:r>
      <w:r w:rsidR="001F32F9">
        <w:t xml:space="preserve"> will be returned</w:t>
      </w:r>
      <w:r w:rsidR="00892B6C">
        <w:t>, unlinked from the ticket</w:t>
      </w:r>
      <w:r w:rsidR="001F32F9">
        <w:t>, leaving it clean for another visitor</w:t>
      </w:r>
      <w:r w:rsidR="001D5F5C">
        <w:t xml:space="preserve"> or event</w:t>
      </w:r>
      <w:r w:rsidR="001F32F9">
        <w:t>.</w:t>
      </w:r>
    </w:p>
    <w:p w14:paraId="01E882F6" w14:textId="7AC45192" w:rsidR="002A6654" w:rsidRDefault="001D5F5C">
      <w:r>
        <w:t xml:space="preserve">The event manager will have access to an application </w:t>
      </w:r>
      <w:r w:rsidR="00DB5DA5">
        <w:t>which displays an overview status of the event:</w:t>
      </w:r>
    </w:p>
    <w:p w14:paraId="7F3019F5" w14:textId="050FD246" w:rsidR="002A6654" w:rsidRDefault="006A1B36" w:rsidP="002A6654">
      <w:pPr>
        <w:pStyle w:val="ListParagraph"/>
        <w:numPr>
          <w:ilvl w:val="0"/>
          <w:numId w:val="36"/>
        </w:numPr>
      </w:pPr>
      <w:r>
        <w:t>An overview page of the sections</w:t>
      </w:r>
    </w:p>
    <w:p w14:paraId="4B026A1F" w14:textId="76021B88" w:rsidR="006A1B36" w:rsidRDefault="00C97149" w:rsidP="00C97149">
      <w:pPr>
        <w:pStyle w:val="ListParagraph"/>
        <w:numPr>
          <w:ilvl w:val="1"/>
          <w:numId w:val="36"/>
        </w:numPr>
      </w:pPr>
      <w:r>
        <w:t>Visitors - v</w:t>
      </w:r>
      <w:r w:rsidR="006A1B36">
        <w:t>isitors entering/exiting and currently present</w:t>
      </w:r>
    </w:p>
    <w:p w14:paraId="49E715C9" w14:textId="0AEB55D8" w:rsidR="00440615" w:rsidRDefault="00440615" w:rsidP="00440615">
      <w:pPr>
        <w:pStyle w:val="ListParagraph"/>
        <w:numPr>
          <w:ilvl w:val="2"/>
          <w:numId w:val="36"/>
        </w:numPr>
      </w:pPr>
      <w:r>
        <w:t>Can access specific visitor’s history</w:t>
      </w:r>
    </w:p>
    <w:p w14:paraId="774B5166" w14:textId="5239BC35" w:rsidR="006A1B36" w:rsidRDefault="00C97149" w:rsidP="00C97149">
      <w:pPr>
        <w:pStyle w:val="ListParagraph"/>
        <w:numPr>
          <w:ilvl w:val="1"/>
          <w:numId w:val="36"/>
        </w:numPr>
      </w:pPr>
      <w:r>
        <w:t>Finances - c</w:t>
      </w:r>
      <w:r w:rsidR="006A1B36">
        <w:t xml:space="preserve">ashflow </w:t>
      </w:r>
      <w:r w:rsidR="009229F6">
        <w:t>among the ATMs, stalls, and activities</w:t>
      </w:r>
    </w:p>
    <w:p w14:paraId="692D31CD" w14:textId="16644B6A" w:rsidR="009229F6" w:rsidRDefault="00C97149" w:rsidP="00C97149">
      <w:pPr>
        <w:pStyle w:val="ListParagraph"/>
        <w:numPr>
          <w:ilvl w:val="1"/>
          <w:numId w:val="36"/>
        </w:numPr>
      </w:pPr>
      <w:r>
        <w:t>Campsite - v</w:t>
      </w:r>
      <w:r w:rsidR="009229F6">
        <w:t>isitors entering/exiting camping grounds</w:t>
      </w:r>
      <w:r>
        <w:t>, and cleaning status</w:t>
      </w:r>
    </w:p>
    <w:p w14:paraId="5B0F7968" w14:textId="57B7D398" w:rsidR="009229F6" w:rsidRDefault="009229F6" w:rsidP="00C97149">
      <w:pPr>
        <w:pStyle w:val="ListParagraph"/>
        <w:numPr>
          <w:ilvl w:val="1"/>
          <w:numId w:val="36"/>
        </w:numPr>
      </w:pPr>
      <w:r>
        <w:t>Stock</w:t>
      </w:r>
      <w:r w:rsidR="00A12236">
        <w:t xml:space="preserve"> status of the stalls</w:t>
      </w:r>
    </w:p>
    <w:p w14:paraId="423D437D" w14:textId="6D833C46" w:rsidR="00B156BA" w:rsidRDefault="00B156BA" w:rsidP="00B156BA">
      <w:r>
        <w:t>The application displays read-only information and cannot be changed.</w:t>
      </w:r>
    </w:p>
    <w:p w14:paraId="73F5B267" w14:textId="1197F730" w:rsidR="008906E9" w:rsidRDefault="008906E9"/>
    <w:p w14:paraId="5A6F3C51" w14:textId="774B4111" w:rsidR="00055352" w:rsidRPr="005D34F9" w:rsidRDefault="00356B7F" w:rsidP="005A65E0">
      <w:pPr>
        <w:pStyle w:val="Heading1"/>
      </w:pPr>
      <w:bookmarkStart w:id="17" w:name="_Toc508106369"/>
      <w:r w:rsidRPr="005D34F9">
        <w:lastRenderedPageBreak/>
        <w:t xml:space="preserve">Project </w:t>
      </w:r>
      <w:r w:rsidR="00492054" w:rsidRPr="005D34F9">
        <w:t>Objectives</w:t>
      </w:r>
      <w:bookmarkEnd w:id="17"/>
    </w:p>
    <w:p w14:paraId="4719D17D" w14:textId="4DCC9E85" w:rsidR="00356B7F" w:rsidRPr="005D34F9" w:rsidRDefault="00CA379E" w:rsidP="005A65E0">
      <w:pPr>
        <w:pStyle w:val="Heading2"/>
      </w:pPr>
      <w:bookmarkStart w:id="18" w:name="_Toc507493922"/>
      <w:bookmarkStart w:id="19" w:name="_Toc508106370"/>
      <w:r w:rsidRPr="00145123">
        <w:t>Deliverables</w:t>
      </w:r>
      <w:bookmarkEnd w:id="18"/>
      <w:bookmarkEnd w:id="19"/>
    </w:p>
    <w:p w14:paraId="0651DBAB" w14:textId="22B0255D" w:rsidR="00756EB4" w:rsidRPr="006C2A02" w:rsidRDefault="00CA379E" w:rsidP="00756EB4">
      <w:pPr>
        <w:pStyle w:val="ListParagraph"/>
        <w:numPr>
          <w:ilvl w:val="0"/>
          <w:numId w:val="1"/>
        </w:numPr>
      </w:pPr>
      <w:r w:rsidRPr="006C2A02">
        <w:t>Applications</w:t>
      </w:r>
      <w:r w:rsidR="00756EB4" w:rsidRPr="006C2A02">
        <w:t xml:space="preserve"> to be used at:</w:t>
      </w:r>
    </w:p>
    <w:p w14:paraId="5A9631B5" w14:textId="7ACA50F3" w:rsidR="00756EB4" w:rsidRPr="006C2A02" w:rsidRDefault="00756EB4" w:rsidP="00756EB4">
      <w:pPr>
        <w:pStyle w:val="ListParagraph"/>
        <w:numPr>
          <w:ilvl w:val="1"/>
          <w:numId w:val="1"/>
        </w:numPr>
      </w:pPr>
      <w:r w:rsidRPr="006C2A02">
        <w:t>The entrance of the event</w:t>
      </w:r>
    </w:p>
    <w:p w14:paraId="3E90766F" w14:textId="1AE6ED33" w:rsidR="00756EB4" w:rsidRPr="006C2A02" w:rsidRDefault="00756EB4" w:rsidP="00756EB4">
      <w:pPr>
        <w:pStyle w:val="ListParagraph"/>
        <w:numPr>
          <w:ilvl w:val="1"/>
          <w:numId w:val="1"/>
        </w:numPr>
      </w:pPr>
      <w:r w:rsidRPr="006C2A02">
        <w:t>The entrance of the camping grounds</w:t>
      </w:r>
    </w:p>
    <w:p w14:paraId="2826720E" w14:textId="46127555" w:rsidR="00756EB4" w:rsidRPr="006C2A02" w:rsidRDefault="00756EB4" w:rsidP="00756EB4">
      <w:pPr>
        <w:pStyle w:val="ListParagraph"/>
        <w:numPr>
          <w:ilvl w:val="1"/>
          <w:numId w:val="1"/>
        </w:numPr>
      </w:pPr>
      <w:r w:rsidRPr="006C2A02">
        <w:t>The shops</w:t>
      </w:r>
    </w:p>
    <w:p w14:paraId="4D2C1DF0" w14:textId="5DCD3196" w:rsidR="00756EB4" w:rsidRDefault="00756EB4" w:rsidP="00756EB4">
      <w:pPr>
        <w:pStyle w:val="ListParagraph"/>
        <w:numPr>
          <w:ilvl w:val="1"/>
          <w:numId w:val="1"/>
        </w:numPr>
      </w:pPr>
      <w:r w:rsidRPr="006C2A02">
        <w:t>The loaning stands</w:t>
      </w:r>
    </w:p>
    <w:p w14:paraId="23F42D3F" w14:textId="395DFC6E" w:rsidR="00F4499A" w:rsidRPr="006C2A02" w:rsidRDefault="00F4499A" w:rsidP="00756EB4">
      <w:pPr>
        <w:pStyle w:val="ListParagraph"/>
        <w:numPr>
          <w:ilvl w:val="1"/>
          <w:numId w:val="1"/>
        </w:numPr>
      </w:pPr>
      <w:r>
        <w:t>The information center</w:t>
      </w:r>
    </w:p>
    <w:p w14:paraId="14BD4EB3" w14:textId="275022A3" w:rsidR="000F6995" w:rsidRPr="006C2A02" w:rsidRDefault="004C1E29" w:rsidP="000F6995">
      <w:pPr>
        <w:pStyle w:val="ListParagraph"/>
        <w:numPr>
          <w:ilvl w:val="0"/>
          <w:numId w:val="1"/>
        </w:numPr>
      </w:pPr>
      <w:r w:rsidRPr="006C2A02">
        <w:t>The</w:t>
      </w:r>
      <w:r w:rsidR="000F6995" w:rsidRPr="006C2A02">
        <w:t xml:space="preserve"> application to be used to monitor visitors entering and leaving the event</w:t>
      </w:r>
    </w:p>
    <w:p w14:paraId="64C9C277" w14:textId="62717918" w:rsidR="006B42B0" w:rsidRPr="006C2A02" w:rsidRDefault="004C1E29" w:rsidP="000F6995">
      <w:pPr>
        <w:pStyle w:val="ListParagraph"/>
        <w:numPr>
          <w:ilvl w:val="0"/>
          <w:numId w:val="1"/>
        </w:numPr>
      </w:pPr>
      <w:r w:rsidRPr="006C2A02">
        <w:t>The</w:t>
      </w:r>
      <w:r w:rsidR="006B42B0" w:rsidRPr="006C2A02">
        <w:t xml:space="preserve"> application for the organization to inspect the status of the event</w:t>
      </w:r>
    </w:p>
    <w:p w14:paraId="4A31DAC8" w14:textId="6BCFC169" w:rsidR="006B42B0" w:rsidRPr="006C2A02" w:rsidRDefault="004C1E29" w:rsidP="000F6995">
      <w:pPr>
        <w:pStyle w:val="ListParagraph"/>
        <w:numPr>
          <w:ilvl w:val="0"/>
          <w:numId w:val="1"/>
        </w:numPr>
      </w:pPr>
      <w:r w:rsidRPr="006C2A02">
        <w:t>The</w:t>
      </w:r>
      <w:r w:rsidR="006B42B0" w:rsidRPr="006C2A02">
        <w:t xml:space="preserve"> application to convert the information in the transaction-log-file to the database</w:t>
      </w:r>
    </w:p>
    <w:p w14:paraId="6E743C24" w14:textId="2B12CE91" w:rsidR="006B42B0" w:rsidRPr="006C2A02" w:rsidRDefault="00C504D8" w:rsidP="000F6995">
      <w:pPr>
        <w:pStyle w:val="ListParagraph"/>
        <w:numPr>
          <w:ilvl w:val="0"/>
          <w:numId w:val="1"/>
        </w:numPr>
      </w:pPr>
      <w:r w:rsidRPr="006C2A02">
        <w:t>The</w:t>
      </w:r>
      <w:r w:rsidR="006B42B0" w:rsidRPr="006C2A02">
        <w:t xml:space="preserve"> fully functional website</w:t>
      </w:r>
    </w:p>
    <w:p w14:paraId="5EFCDDC4" w14:textId="0244492B" w:rsidR="00AD61C6" w:rsidRPr="006C2A02" w:rsidRDefault="00AD61C6" w:rsidP="0038391E">
      <w:pPr>
        <w:pStyle w:val="ListParagraph"/>
        <w:numPr>
          <w:ilvl w:val="0"/>
          <w:numId w:val="1"/>
        </w:numPr>
      </w:pPr>
      <w:r w:rsidRPr="006C2A02">
        <w:t>The database</w:t>
      </w:r>
    </w:p>
    <w:p w14:paraId="53A8C9AE" w14:textId="3C2F3F13" w:rsidR="0038391E" w:rsidRPr="006C2A02" w:rsidRDefault="004C1E29" w:rsidP="0038391E">
      <w:pPr>
        <w:pStyle w:val="ListParagraph"/>
        <w:numPr>
          <w:ilvl w:val="0"/>
          <w:numId w:val="1"/>
        </w:numPr>
      </w:pPr>
      <w:r w:rsidRPr="006C2A02">
        <w:t>A p</w:t>
      </w:r>
      <w:r w:rsidR="009E4501" w:rsidRPr="006C2A02">
        <w:t>resentation of the software solution</w:t>
      </w:r>
    </w:p>
    <w:p w14:paraId="09F9F5F5" w14:textId="2184C4E4" w:rsidR="0083244E" w:rsidRPr="006C2A02" w:rsidRDefault="009512FC" w:rsidP="0038391E">
      <w:pPr>
        <w:pStyle w:val="ListParagraph"/>
        <w:numPr>
          <w:ilvl w:val="0"/>
          <w:numId w:val="1"/>
        </w:numPr>
      </w:pPr>
      <w:r w:rsidRPr="006C2A02">
        <w:t>The a</w:t>
      </w:r>
      <w:r w:rsidR="0083244E" w:rsidRPr="006C2A02">
        <w:t>genda’s and minutes of every meeting</w:t>
      </w:r>
    </w:p>
    <w:p w14:paraId="33140BE0" w14:textId="5FB2BC2C" w:rsidR="00EB7584" w:rsidRPr="006C2A02" w:rsidRDefault="004C1E29" w:rsidP="0038391E">
      <w:pPr>
        <w:pStyle w:val="ListParagraph"/>
        <w:numPr>
          <w:ilvl w:val="0"/>
          <w:numId w:val="1"/>
        </w:numPr>
      </w:pPr>
      <w:r w:rsidRPr="006C2A02">
        <w:t>The</w:t>
      </w:r>
      <w:r w:rsidR="00EB7584" w:rsidRPr="006C2A02">
        <w:t xml:space="preserve"> process report</w:t>
      </w:r>
    </w:p>
    <w:p w14:paraId="6AC6EBC4" w14:textId="132ED55B" w:rsidR="00C73E6F" w:rsidRDefault="004C1E29" w:rsidP="00C73E6F">
      <w:pPr>
        <w:pStyle w:val="ListParagraph"/>
        <w:numPr>
          <w:ilvl w:val="0"/>
          <w:numId w:val="1"/>
        </w:numPr>
      </w:pPr>
      <w:r w:rsidRPr="006C2A02">
        <w:t>The</w:t>
      </w:r>
      <w:r w:rsidR="00DF392C" w:rsidRPr="006C2A02">
        <w:t xml:space="preserve"> setup document</w:t>
      </w:r>
    </w:p>
    <w:p w14:paraId="06BBBC55" w14:textId="150DE670" w:rsidR="00F91920" w:rsidRPr="006C2A02" w:rsidRDefault="00F91920" w:rsidP="00C73E6F">
      <w:pPr>
        <w:pStyle w:val="ListParagraph"/>
        <w:numPr>
          <w:ilvl w:val="0"/>
          <w:numId w:val="1"/>
        </w:numPr>
      </w:pPr>
      <w:r>
        <w:t>The test report</w:t>
      </w:r>
    </w:p>
    <w:p w14:paraId="58684246" w14:textId="2F8015C7" w:rsidR="0038391E" w:rsidRPr="006C2A02" w:rsidRDefault="0083244E" w:rsidP="005A65E0">
      <w:pPr>
        <w:pStyle w:val="Heading2"/>
      </w:pPr>
      <w:bookmarkStart w:id="20" w:name="_Toc507493923"/>
      <w:bookmarkStart w:id="21" w:name="_Toc508106371"/>
      <w:r w:rsidRPr="006C2A02">
        <w:t>Non-Deliverables</w:t>
      </w:r>
      <w:bookmarkEnd w:id="20"/>
      <w:bookmarkEnd w:id="21"/>
    </w:p>
    <w:p w14:paraId="3D62866D" w14:textId="29578350" w:rsidR="00B1773A" w:rsidRDefault="00B1773A" w:rsidP="0083244E">
      <w:pPr>
        <w:pStyle w:val="ListParagraph"/>
        <w:numPr>
          <w:ilvl w:val="0"/>
          <w:numId w:val="1"/>
        </w:numPr>
      </w:pPr>
      <w:r>
        <w:t>The source code</w:t>
      </w:r>
    </w:p>
    <w:p w14:paraId="01C63578" w14:textId="4712F58A" w:rsidR="00EB7584" w:rsidRPr="006C2A02" w:rsidRDefault="00EB7584" w:rsidP="0083244E">
      <w:pPr>
        <w:pStyle w:val="ListParagraph"/>
        <w:numPr>
          <w:ilvl w:val="0"/>
          <w:numId w:val="1"/>
        </w:numPr>
      </w:pPr>
      <w:r w:rsidRPr="006C2A02">
        <w:t>The website wireframe</w:t>
      </w:r>
    </w:p>
    <w:p w14:paraId="1C9F096D" w14:textId="206DFE26" w:rsidR="00EB7584" w:rsidRPr="006C2A02" w:rsidRDefault="00EB7584" w:rsidP="0083244E">
      <w:pPr>
        <w:pStyle w:val="ListParagraph"/>
        <w:numPr>
          <w:ilvl w:val="0"/>
          <w:numId w:val="1"/>
        </w:numPr>
      </w:pPr>
      <w:commentRangeStart w:id="22"/>
      <w:r w:rsidRPr="006C2A02">
        <w:t xml:space="preserve">The </w:t>
      </w:r>
      <w:r w:rsidR="00011E99" w:rsidRPr="006C2A02">
        <w:t>static website</w:t>
      </w:r>
      <w:commentRangeEnd w:id="22"/>
      <w:r w:rsidR="00B011CD">
        <w:rPr>
          <w:rStyle w:val="CommentReference"/>
        </w:rPr>
        <w:commentReference w:id="22"/>
      </w:r>
    </w:p>
    <w:p w14:paraId="7A76DF05" w14:textId="51FA56DF" w:rsidR="00EB7584" w:rsidRPr="006C2A02" w:rsidRDefault="00EB7584" w:rsidP="0083244E">
      <w:pPr>
        <w:pStyle w:val="ListParagraph"/>
        <w:numPr>
          <w:ilvl w:val="0"/>
          <w:numId w:val="1"/>
        </w:numPr>
      </w:pPr>
      <w:r w:rsidRPr="006C2A02">
        <w:t>The database design</w:t>
      </w:r>
    </w:p>
    <w:p w14:paraId="67D1E2F7" w14:textId="3D7DA4EF" w:rsidR="0074239D" w:rsidRPr="006C2A02" w:rsidRDefault="00740F78" w:rsidP="005A65E0">
      <w:pPr>
        <w:pStyle w:val="Heading2"/>
      </w:pPr>
      <w:bookmarkStart w:id="23" w:name="_Toc507493924"/>
      <w:bookmarkStart w:id="24" w:name="_Toc508106372"/>
      <w:r w:rsidRPr="006C2A02">
        <w:t>Functional Requirements</w:t>
      </w:r>
      <w:bookmarkEnd w:id="23"/>
      <w:bookmarkEnd w:id="24"/>
    </w:p>
    <w:p w14:paraId="0FAAC3DE" w14:textId="77777777" w:rsidR="008C51DB" w:rsidRPr="006C2A02" w:rsidRDefault="008C51DB" w:rsidP="008C51DB">
      <w:pPr>
        <w:pStyle w:val="ListParagraph"/>
        <w:numPr>
          <w:ilvl w:val="0"/>
          <w:numId w:val="2"/>
        </w:numPr>
      </w:pPr>
      <w:r w:rsidRPr="006C2A02">
        <w:t>A website that informs people about the event and allows reservation of tickets and camping spots</w:t>
      </w:r>
    </w:p>
    <w:p w14:paraId="2528DDE3" w14:textId="13D2F067" w:rsidR="008C51DB" w:rsidRPr="006C2A02" w:rsidRDefault="008C51DB" w:rsidP="008C51DB">
      <w:pPr>
        <w:pStyle w:val="ListParagraph"/>
        <w:numPr>
          <w:ilvl w:val="0"/>
          <w:numId w:val="2"/>
        </w:numPr>
      </w:pPr>
      <w:r w:rsidRPr="006C2A02">
        <w:t xml:space="preserve">Applications </w:t>
      </w:r>
      <w:r w:rsidR="00842B81">
        <w:t xml:space="preserve">that </w:t>
      </w:r>
      <w:r w:rsidR="0038611D">
        <w:t xml:space="preserve">monitor visitors entering, exiting, and </w:t>
      </w:r>
      <w:r w:rsidR="00907BAE">
        <w:t xml:space="preserve">total visitors </w:t>
      </w:r>
    </w:p>
    <w:p w14:paraId="2BD516D2" w14:textId="77777777" w:rsidR="008C51DB" w:rsidRPr="006C2A02" w:rsidRDefault="008C51DB" w:rsidP="008C51DB">
      <w:pPr>
        <w:pStyle w:val="ListParagraph"/>
        <w:numPr>
          <w:ilvl w:val="0"/>
          <w:numId w:val="2"/>
        </w:numPr>
      </w:pPr>
      <w:r w:rsidRPr="006C2A02">
        <w:t>Applications that support the shops and the loan stands</w:t>
      </w:r>
    </w:p>
    <w:p w14:paraId="28D94976" w14:textId="6B1E28EC" w:rsidR="008C51DB" w:rsidRPr="006C2A02" w:rsidRDefault="008C51DB" w:rsidP="008C51DB">
      <w:pPr>
        <w:pStyle w:val="ListParagraph"/>
        <w:numPr>
          <w:ilvl w:val="0"/>
          <w:numId w:val="2"/>
        </w:numPr>
      </w:pPr>
      <w:r w:rsidRPr="006C2A02">
        <w:t>A</w:t>
      </w:r>
      <w:r w:rsidR="003853DB" w:rsidRPr="006C2A02">
        <w:t>n a</w:t>
      </w:r>
      <w:r w:rsidRPr="006C2A02">
        <w:t>pplication that allows the organization to get a clear status overview of the event</w:t>
      </w:r>
      <w:r w:rsidR="005C00B5" w:rsidRPr="006C2A02">
        <w:t>:</w:t>
      </w:r>
    </w:p>
    <w:p w14:paraId="1AA4D22F" w14:textId="77E572C7" w:rsidR="005C00B5" w:rsidRPr="006C2A02" w:rsidRDefault="00C3071D" w:rsidP="005C00B5">
      <w:pPr>
        <w:pStyle w:val="ListParagraph"/>
        <w:numPr>
          <w:ilvl w:val="1"/>
          <w:numId w:val="2"/>
        </w:numPr>
      </w:pPr>
      <w:r w:rsidRPr="006C2A02">
        <w:t xml:space="preserve">Visitors’ information (status, history, </w:t>
      </w:r>
      <w:r w:rsidR="00577B22" w:rsidRPr="006C2A02">
        <w:t>currently present/absent</w:t>
      </w:r>
      <w:r w:rsidRPr="006C2A02">
        <w:t>)</w:t>
      </w:r>
    </w:p>
    <w:p w14:paraId="3E8AF34F" w14:textId="40BF810F" w:rsidR="004C7E39" w:rsidRPr="006C2A02" w:rsidRDefault="001F68F7" w:rsidP="004B64C9">
      <w:pPr>
        <w:pStyle w:val="ListParagraph"/>
        <w:numPr>
          <w:ilvl w:val="1"/>
          <w:numId w:val="2"/>
        </w:numPr>
      </w:pPr>
      <w:r w:rsidRPr="006C2A02">
        <w:t>Statistics of f</w:t>
      </w:r>
      <w:r w:rsidR="004C7E39" w:rsidRPr="006C2A02">
        <w:t>inanc</w:t>
      </w:r>
      <w:r w:rsidR="00CF42C4" w:rsidRPr="006C2A02">
        <w:t>e, logistics, operations, and marketing</w:t>
      </w:r>
    </w:p>
    <w:p w14:paraId="4A678B1C" w14:textId="62F5F194" w:rsidR="004B64C9" w:rsidRPr="006C2A02" w:rsidRDefault="004B64C9" w:rsidP="004B64C9">
      <w:pPr>
        <w:pStyle w:val="ListParagraph"/>
        <w:numPr>
          <w:ilvl w:val="1"/>
          <w:numId w:val="2"/>
        </w:numPr>
      </w:pPr>
      <w:r w:rsidRPr="006C2A02">
        <w:t>Camping bookings (</w:t>
      </w:r>
      <w:r w:rsidR="001F68F7" w:rsidRPr="006C2A02">
        <w:t xml:space="preserve">locations that are </w:t>
      </w:r>
      <w:r w:rsidRPr="006C2A02">
        <w:t>reserved, opened,</w:t>
      </w:r>
      <w:r w:rsidR="001F68F7" w:rsidRPr="006C2A02">
        <w:t xml:space="preserve"> and</w:t>
      </w:r>
      <w:r w:rsidRPr="006C2A02">
        <w:t xml:space="preserve"> </w:t>
      </w:r>
      <w:r w:rsidR="001F68F7" w:rsidRPr="006C2A02">
        <w:t>occupied)</w:t>
      </w:r>
    </w:p>
    <w:p w14:paraId="54548696" w14:textId="3E61C597" w:rsidR="00ED6BE6" w:rsidRDefault="008C51DB" w:rsidP="008C51DB">
      <w:pPr>
        <w:pStyle w:val="ListParagraph"/>
        <w:numPr>
          <w:ilvl w:val="0"/>
          <w:numId w:val="2"/>
        </w:numPr>
      </w:pPr>
      <w:r w:rsidRPr="006C2A02">
        <w:t xml:space="preserve">An application that changes </w:t>
      </w:r>
      <w:r w:rsidR="006E1CD2" w:rsidRPr="006C2A02">
        <w:t xml:space="preserve">and retrieves </w:t>
      </w:r>
      <w:r w:rsidRPr="006C2A02">
        <w:t>the balance of the visitors based on the ATM log files</w:t>
      </w:r>
    </w:p>
    <w:p w14:paraId="47E6186F" w14:textId="085967D6" w:rsidR="00905DBB" w:rsidRPr="006C2A02" w:rsidRDefault="00905DBB" w:rsidP="00905DBB">
      <w:pPr>
        <w:pStyle w:val="ListParagraph"/>
        <w:numPr>
          <w:ilvl w:val="0"/>
          <w:numId w:val="2"/>
        </w:numPr>
      </w:pPr>
      <w:r w:rsidRPr="006C2A02">
        <w:t>Maintenance and updates are available for the website, applications and database</w:t>
      </w:r>
    </w:p>
    <w:p w14:paraId="048DE9EB" w14:textId="1D9142A9" w:rsidR="00740F78" w:rsidRPr="006C2A02" w:rsidRDefault="00683DCC" w:rsidP="005A65E0">
      <w:pPr>
        <w:pStyle w:val="Heading2"/>
      </w:pPr>
      <w:bookmarkStart w:id="25" w:name="_Toc507493925"/>
      <w:bookmarkStart w:id="26" w:name="_Toc508106373"/>
      <w:r w:rsidRPr="006C2A02">
        <w:t>Non-Functional Requirements</w:t>
      </w:r>
      <w:bookmarkEnd w:id="25"/>
      <w:bookmarkEnd w:id="26"/>
    </w:p>
    <w:p w14:paraId="68B71579" w14:textId="11F49C94" w:rsidR="00F958CE" w:rsidRPr="006C2A02" w:rsidRDefault="00F958CE" w:rsidP="00F958CE">
      <w:pPr>
        <w:pStyle w:val="ListParagraph"/>
        <w:numPr>
          <w:ilvl w:val="0"/>
          <w:numId w:val="2"/>
        </w:numPr>
      </w:pPr>
      <w:r w:rsidRPr="006C2A02">
        <w:t xml:space="preserve">Responsive website </w:t>
      </w:r>
      <w:r w:rsidR="00F74A0A" w:rsidRPr="006C2A02">
        <w:t>that is compatible with mobiles, laptops, and tablets.</w:t>
      </w:r>
    </w:p>
    <w:p w14:paraId="12B80338" w14:textId="5868F450" w:rsidR="00DD6D1B" w:rsidRPr="006C2A02" w:rsidRDefault="00F74A0A" w:rsidP="00DD6D1B">
      <w:pPr>
        <w:pStyle w:val="ListParagraph"/>
        <w:numPr>
          <w:ilvl w:val="0"/>
          <w:numId w:val="2"/>
        </w:numPr>
      </w:pPr>
      <w:r w:rsidRPr="006C2A02">
        <w:t>Applications are compatible</w:t>
      </w:r>
      <w:r w:rsidR="002E637C">
        <w:t xml:space="preserve"> with </w:t>
      </w:r>
      <w:ins w:id="27" w:author="Yến Thanh" w:date="2018-03-25T17:52:00Z">
        <w:r w:rsidR="00561AC0">
          <w:t>Windows 10</w:t>
        </w:r>
      </w:ins>
      <w:commentRangeStart w:id="28"/>
      <w:del w:id="29" w:author="Yến Thanh" w:date="2018-03-25T17:52:00Z">
        <w:r w:rsidR="002E637C" w:rsidDel="00561AC0">
          <w:delText xml:space="preserve">windows 10 </w:delText>
        </w:r>
        <w:commentRangeEnd w:id="28"/>
        <w:r w:rsidR="00B011CD" w:rsidDel="00561AC0">
          <w:rPr>
            <w:rStyle w:val="CommentReference"/>
          </w:rPr>
          <w:commentReference w:id="28"/>
        </w:r>
      </w:del>
      <w:r w:rsidR="002E637C">
        <w:t>desktop devices.</w:t>
      </w:r>
    </w:p>
    <w:p w14:paraId="11A6BB72" w14:textId="3CE6981D" w:rsidR="00835D0B" w:rsidRDefault="00835D0B" w:rsidP="00F958CE">
      <w:pPr>
        <w:pStyle w:val="ListParagraph"/>
        <w:numPr>
          <w:ilvl w:val="0"/>
          <w:numId w:val="2"/>
        </w:numPr>
      </w:pPr>
      <w:r w:rsidRPr="006C2A02">
        <w:t>Database supports all applications</w:t>
      </w:r>
      <w:r w:rsidR="002E637C">
        <w:t>.</w:t>
      </w:r>
    </w:p>
    <w:p w14:paraId="6057B718" w14:textId="2A39576B" w:rsidR="00C3331D" w:rsidRPr="006C2A02" w:rsidRDefault="00C3331D" w:rsidP="00F958CE">
      <w:pPr>
        <w:pStyle w:val="ListParagraph"/>
        <w:numPr>
          <w:ilvl w:val="0"/>
          <w:numId w:val="2"/>
        </w:numPr>
      </w:pPr>
      <w:r>
        <w:t xml:space="preserve">Easily modifiable for preferred </w:t>
      </w:r>
      <w:r w:rsidR="000419CE">
        <w:t>user-interfaces.</w:t>
      </w:r>
    </w:p>
    <w:p w14:paraId="2BA0A890" w14:textId="07D52984" w:rsidR="00D61517" w:rsidRPr="006C2A02" w:rsidRDefault="00D61517">
      <w:r w:rsidRPr="006C2A02">
        <w:br w:type="page"/>
      </w:r>
    </w:p>
    <w:p w14:paraId="17A66CB8" w14:textId="4AF61D4A" w:rsidR="00D61517" w:rsidRPr="006C2A02" w:rsidRDefault="005033BE" w:rsidP="005A65E0">
      <w:pPr>
        <w:pStyle w:val="Heading1"/>
      </w:pPr>
      <w:bookmarkStart w:id="30" w:name="_Toc508106374"/>
      <w:r w:rsidRPr="006C2A02">
        <w:lastRenderedPageBreak/>
        <w:t>Project Constraints</w:t>
      </w:r>
      <w:bookmarkEnd w:id="30"/>
    </w:p>
    <w:p w14:paraId="5ECE7C91" w14:textId="39B86609" w:rsidR="005033BE" w:rsidRPr="006C2A02" w:rsidRDefault="00B23E48" w:rsidP="00241F17">
      <w:pPr>
        <w:pStyle w:val="Heading3"/>
        <w:numPr>
          <w:ilvl w:val="0"/>
          <w:numId w:val="4"/>
        </w:numPr>
        <w:ind w:left="360"/>
      </w:pPr>
      <w:r>
        <w:t>Cost Constraint</w:t>
      </w:r>
    </w:p>
    <w:p w14:paraId="1EAF0FEF" w14:textId="19025083" w:rsidR="00951447" w:rsidRPr="006C2A02" w:rsidRDefault="00A731E2" w:rsidP="00084869">
      <w:r w:rsidRPr="006C2A02">
        <w:t xml:space="preserve">The client may not agree to the </w:t>
      </w:r>
      <w:r w:rsidR="00D46897" w:rsidRPr="006C2A02">
        <w:t xml:space="preserve">proposed </w:t>
      </w:r>
      <w:r w:rsidR="009252B4" w:rsidRPr="006C2A02">
        <w:t>budget</w:t>
      </w:r>
      <w:r w:rsidR="00D46897" w:rsidRPr="006C2A02">
        <w:t xml:space="preserve"> for this project</w:t>
      </w:r>
      <w:r w:rsidR="00F46500" w:rsidRPr="006C2A02">
        <w:t xml:space="preserve">, which may reduce the </w:t>
      </w:r>
      <w:r w:rsidR="00897E2C" w:rsidRPr="006C2A02">
        <w:t>expected quality of the project.</w:t>
      </w:r>
    </w:p>
    <w:p w14:paraId="75CA6A48" w14:textId="78098925" w:rsidR="009A1CA9" w:rsidRPr="006C2A02" w:rsidRDefault="009A1CA9" w:rsidP="00241F17">
      <w:pPr>
        <w:pStyle w:val="Heading3"/>
        <w:numPr>
          <w:ilvl w:val="0"/>
          <w:numId w:val="4"/>
        </w:numPr>
        <w:ind w:left="360"/>
      </w:pPr>
      <w:bookmarkStart w:id="31" w:name="_Toc507493928"/>
      <w:bookmarkStart w:id="32" w:name="_Toc507495997"/>
      <w:bookmarkStart w:id="33" w:name="_Toc508106376"/>
      <w:r w:rsidRPr="006C2A02">
        <w:t>Time Constraint</w:t>
      </w:r>
      <w:bookmarkEnd w:id="31"/>
      <w:bookmarkEnd w:id="32"/>
      <w:bookmarkEnd w:id="33"/>
    </w:p>
    <w:p w14:paraId="42C149F7" w14:textId="1A8AE74D" w:rsidR="009A1CA9" w:rsidRPr="006C2A02" w:rsidRDefault="00144937" w:rsidP="00084869">
      <w:r w:rsidRPr="006C2A02">
        <w:t>The project must be completed within 19 weeks</w:t>
      </w:r>
      <w:r w:rsidR="005F6736">
        <w:t xml:space="preserve">. </w:t>
      </w:r>
      <w:r w:rsidR="005243CD">
        <w:t xml:space="preserve">It takes on average </w:t>
      </w:r>
      <w:r w:rsidR="0038437D">
        <w:t>3 months (12 weeks) to build an application</w:t>
      </w:r>
      <w:r w:rsidR="00EC48E9">
        <w:t>, and there are 5 apps to be made</w:t>
      </w:r>
      <w:r w:rsidR="0038437D">
        <w:t>.</w:t>
      </w:r>
      <w:r w:rsidR="00DB5D06">
        <w:t xml:space="preserve"> </w:t>
      </w:r>
    </w:p>
    <w:p w14:paraId="19940457" w14:textId="31369420" w:rsidR="00B23E48" w:rsidRDefault="00B23E48" w:rsidP="00241F17">
      <w:pPr>
        <w:pStyle w:val="Heading3"/>
        <w:numPr>
          <w:ilvl w:val="0"/>
          <w:numId w:val="4"/>
        </w:numPr>
        <w:ind w:left="360"/>
      </w:pPr>
      <w:bookmarkStart w:id="34" w:name="_Toc507493929"/>
      <w:bookmarkStart w:id="35" w:name="_Toc507495998"/>
      <w:bookmarkStart w:id="36" w:name="_Toc508106377"/>
      <w:r>
        <w:t>Scope Constraint</w:t>
      </w:r>
      <w:r w:rsidR="00DD77F1">
        <w:t>s</w:t>
      </w:r>
    </w:p>
    <w:p w14:paraId="37263FB0" w14:textId="722F3F15" w:rsidR="00D46897" w:rsidRPr="00DD77F1" w:rsidRDefault="00F92689" w:rsidP="00A45C17">
      <w:pPr>
        <w:pStyle w:val="Heading4"/>
        <w:rPr>
          <w:b/>
          <w:color w:val="auto"/>
        </w:rPr>
      </w:pPr>
      <w:r w:rsidRPr="00DD77F1">
        <w:rPr>
          <w:b/>
          <w:color w:val="auto"/>
        </w:rPr>
        <w:t>Application Constraint</w:t>
      </w:r>
      <w:bookmarkEnd w:id="34"/>
      <w:bookmarkEnd w:id="35"/>
      <w:bookmarkEnd w:id="36"/>
    </w:p>
    <w:p w14:paraId="08C1BD72" w14:textId="23DA4C19" w:rsidR="00F92689" w:rsidRPr="006C2A02" w:rsidRDefault="002238F7" w:rsidP="00084869">
      <w:r>
        <w:t>Applications will be made for Windows devices.</w:t>
      </w:r>
      <w:r w:rsidR="00EC48E9">
        <w:t xml:space="preserve"> This requires the company to </w:t>
      </w:r>
      <w:r w:rsidR="00845C95">
        <w:t>invest in only Windows-based devices.</w:t>
      </w:r>
    </w:p>
    <w:p w14:paraId="040CD1B4" w14:textId="62D4EC68" w:rsidR="00C817F9" w:rsidRPr="00DD77F1" w:rsidRDefault="00084869" w:rsidP="00A45C17">
      <w:pPr>
        <w:pStyle w:val="Heading4"/>
        <w:rPr>
          <w:b/>
          <w:color w:val="auto"/>
        </w:rPr>
      </w:pPr>
      <w:bookmarkStart w:id="37" w:name="_Toc507493930"/>
      <w:bookmarkStart w:id="38" w:name="_Toc507495999"/>
      <w:bookmarkStart w:id="39" w:name="_Toc508106378"/>
      <w:r w:rsidRPr="00DD77F1">
        <w:rPr>
          <w:b/>
          <w:color w:val="auto"/>
        </w:rPr>
        <w:t>Website Constraint</w:t>
      </w:r>
      <w:bookmarkEnd w:id="37"/>
      <w:bookmarkEnd w:id="38"/>
      <w:bookmarkEnd w:id="39"/>
    </w:p>
    <w:p w14:paraId="2954A415" w14:textId="3556DD2A" w:rsidR="00084869" w:rsidRPr="006C2A02" w:rsidRDefault="00BF5C58" w:rsidP="00084869">
      <w:r>
        <w:t xml:space="preserve">Website will be created for Google Chrome, </w:t>
      </w:r>
      <w:r w:rsidR="005D1DF7">
        <w:t xml:space="preserve">Microsoft Edge, </w:t>
      </w:r>
      <w:r w:rsidR="00046499">
        <w:t xml:space="preserve">Mozilla Firefox </w:t>
      </w:r>
      <w:r w:rsidR="005D1DF7">
        <w:t>and</w:t>
      </w:r>
      <w:r>
        <w:t xml:space="preserve"> </w:t>
      </w:r>
      <w:r w:rsidR="005D1DF7">
        <w:t>Safari.</w:t>
      </w:r>
      <w:r w:rsidR="00936D64">
        <w:t xml:space="preserve"> Any other </w:t>
      </w:r>
      <w:ins w:id="40" w:author="Yến Thanh" w:date="2018-03-25T17:51:00Z">
        <w:r w:rsidR="00B011CD">
          <w:t xml:space="preserve">browser </w:t>
        </w:r>
      </w:ins>
      <w:del w:id="41" w:author="Yến Thanh" w:date="2018-03-25T17:51:00Z">
        <w:r w:rsidR="00936D64" w:rsidDel="00B011CD">
          <w:delText xml:space="preserve">website </w:delText>
        </w:r>
      </w:del>
      <w:r w:rsidR="00936D64">
        <w:t>would not be considered.</w:t>
      </w:r>
    </w:p>
    <w:p w14:paraId="3BA75DDF" w14:textId="69A6F2A7" w:rsidR="00C817F9" w:rsidRPr="00A45C17" w:rsidRDefault="00C817F9" w:rsidP="00A45C17">
      <w:pPr>
        <w:pStyle w:val="Heading4"/>
        <w:rPr>
          <w:b/>
        </w:rPr>
      </w:pPr>
      <w:bookmarkStart w:id="42" w:name="_Toc507493931"/>
      <w:bookmarkStart w:id="43" w:name="_Toc507496000"/>
      <w:bookmarkStart w:id="44" w:name="_Toc508106379"/>
      <w:r w:rsidRPr="00DD77F1">
        <w:rPr>
          <w:b/>
          <w:color w:val="auto"/>
        </w:rPr>
        <w:t>Knowledge Constraint</w:t>
      </w:r>
      <w:bookmarkEnd w:id="42"/>
      <w:bookmarkEnd w:id="43"/>
      <w:bookmarkEnd w:id="44"/>
    </w:p>
    <w:p w14:paraId="4215325C" w14:textId="3E6FC2E6" w:rsidR="00E54133" w:rsidRPr="006C2A02" w:rsidRDefault="00C817F9" w:rsidP="005033BE">
      <w:r w:rsidRPr="006C2A02">
        <w:t xml:space="preserve">The </w:t>
      </w:r>
      <w:r w:rsidR="00374FB5" w:rsidRPr="006C2A02">
        <w:t xml:space="preserve">software solution may require more knowledge than what was </w:t>
      </w:r>
      <w:r w:rsidR="00C70EB0" w:rsidRPr="006C2A02">
        <w:t>taught</w:t>
      </w:r>
      <w:r w:rsidR="00374FB5" w:rsidRPr="006C2A02">
        <w:t xml:space="preserve"> during the first year at Fontys.</w:t>
      </w:r>
    </w:p>
    <w:p w14:paraId="7C72623A" w14:textId="4F97C4A7" w:rsidR="004772B2" w:rsidRPr="006C2A02" w:rsidRDefault="004772B2" w:rsidP="00E93C26">
      <w:pPr>
        <w:pStyle w:val="Heading3"/>
      </w:pPr>
      <w:bookmarkStart w:id="45" w:name="_Toc507493932"/>
      <w:bookmarkStart w:id="46" w:name="_Toc507496001"/>
      <w:bookmarkStart w:id="47" w:name="_Toc508106380"/>
      <w:r w:rsidRPr="006C2A02">
        <w:t>Critical Project Barriers</w:t>
      </w:r>
      <w:bookmarkEnd w:id="45"/>
      <w:bookmarkEnd w:id="46"/>
      <w:bookmarkEnd w:id="47"/>
    </w:p>
    <w:p w14:paraId="0C60163C" w14:textId="391B0604" w:rsidR="00D5051D" w:rsidRPr="006C2A02" w:rsidRDefault="002447F5" w:rsidP="00D5051D">
      <w:r w:rsidRPr="006C2A02">
        <w:t xml:space="preserve">Should </w:t>
      </w:r>
      <w:r w:rsidR="00D5051D" w:rsidRPr="006C2A02">
        <w:t>any of</w:t>
      </w:r>
      <w:r w:rsidR="00B011CD">
        <w:t xml:space="preserve"> these were to come to </w:t>
      </w:r>
      <w:proofErr w:type="gramStart"/>
      <w:r w:rsidR="00B011CD">
        <w:t>effect,</w:t>
      </w:r>
      <w:proofErr w:type="gramEnd"/>
      <w:r w:rsidR="00B011CD">
        <w:t xml:space="preserve"> </w:t>
      </w:r>
      <w:r w:rsidR="00D5051D" w:rsidRPr="006C2A02">
        <w:t xml:space="preserve">the project plan will </w:t>
      </w:r>
      <w:r w:rsidRPr="006C2A02">
        <w:t xml:space="preserve">cease; </w:t>
      </w:r>
      <w:r w:rsidR="00BE6AE0">
        <w:t xml:space="preserve">to </w:t>
      </w:r>
      <w:r w:rsidRPr="006C2A02">
        <w:t>be discontinued.</w:t>
      </w:r>
    </w:p>
    <w:p w14:paraId="32BC07B4" w14:textId="27E56176" w:rsidR="004772B2" w:rsidRPr="006C2A02" w:rsidRDefault="00E370C5" w:rsidP="004772B2">
      <w:pPr>
        <w:pStyle w:val="ListParagraph"/>
        <w:numPr>
          <w:ilvl w:val="0"/>
          <w:numId w:val="3"/>
        </w:numPr>
      </w:pPr>
      <w:r w:rsidRPr="006C2A02">
        <w:t>No</w:t>
      </w:r>
      <w:r w:rsidR="00C50CBA" w:rsidRPr="006C2A02">
        <w:t xml:space="preserve"> project fund</w:t>
      </w:r>
      <w:r w:rsidRPr="006C2A02">
        <w:t>s</w:t>
      </w:r>
    </w:p>
    <w:p w14:paraId="389C1A57" w14:textId="2703C2CF" w:rsidR="004772B2" w:rsidRPr="006C2A02" w:rsidRDefault="004772B2" w:rsidP="004772B2">
      <w:pPr>
        <w:pStyle w:val="ListParagraph"/>
        <w:numPr>
          <w:ilvl w:val="0"/>
          <w:numId w:val="3"/>
        </w:numPr>
      </w:pPr>
      <w:r w:rsidRPr="006C2A02">
        <w:t>Natural disasters or acts of war</w:t>
      </w:r>
    </w:p>
    <w:p w14:paraId="565552AB" w14:textId="4ED4CCD6" w:rsidR="00E370C5" w:rsidRPr="006C2A02" w:rsidRDefault="00E370C5" w:rsidP="00E370C5"/>
    <w:p w14:paraId="0B321F62" w14:textId="77777777" w:rsidR="004E0DC0" w:rsidRPr="006C2A02" w:rsidRDefault="004E0DC0">
      <w:pPr>
        <w:rPr>
          <w:rFonts w:eastAsiaTheme="majorEastAsia"/>
          <w:color w:val="2F5496" w:themeColor="accent1" w:themeShade="BF"/>
          <w:sz w:val="32"/>
          <w:szCs w:val="32"/>
        </w:rPr>
      </w:pPr>
      <w:r w:rsidRPr="006C2A02">
        <w:br w:type="page"/>
      </w:r>
    </w:p>
    <w:p w14:paraId="54C2FAB1" w14:textId="0E13084D" w:rsidR="00E370C5" w:rsidRPr="006C2A02" w:rsidRDefault="00E370C5" w:rsidP="005A65E0">
      <w:pPr>
        <w:pStyle w:val="Heading1"/>
      </w:pPr>
      <w:bookmarkStart w:id="48" w:name="_Toc508106381"/>
      <w:r w:rsidRPr="006C2A02">
        <w:lastRenderedPageBreak/>
        <w:t>Project Risks</w:t>
      </w:r>
      <w:bookmarkEnd w:id="48"/>
    </w:p>
    <w:p w14:paraId="481C15E6" w14:textId="7586E33C" w:rsidR="00E370C5" w:rsidRPr="006C2A02" w:rsidRDefault="00CD72FE" w:rsidP="00E93C26">
      <w:pPr>
        <w:pStyle w:val="Heading3"/>
        <w:numPr>
          <w:ilvl w:val="0"/>
          <w:numId w:val="6"/>
        </w:numPr>
      </w:pPr>
      <w:bookmarkStart w:id="49" w:name="_Toc507493934"/>
      <w:bookmarkStart w:id="50" w:name="_Toc507496003"/>
      <w:bookmarkStart w:id="51" w:name="_Toc508106382"/>
      <w:r w:rsidRPr="006C2A02">
        <w:t>The co</w:t>
      </w:r>
      <w:r w:rsidR="001B55BB" w:rsidRPr="006C2A02">
        <w:t>mputer</w:t>
      </w:r>
      <w:r w:rsidRPr="006C2A02">
        <w:t>, which is</w:t>
      </w:r>
      <w:r w:rsidR="001B55BB" w:rsidRPr="006C2A02">
        <w:t xml:space="preserve"> </w:t>
      </w:r>
      <w:r w:rsidR="008A3C0A" w:rsidRPr="006C2A02">
        <w:t>used to program applications</w:t>
      </w:r>
      <w:r w:rsidRPr="006C2A02">
        <w:t>,</w:t>
      </w:r>
      <w:r w:rsidR="008A3C0A" w:rsidRPr="006C2A02">
        <w:t xml:space="preserve"> c</w:t>
      </w:r>
      <w:r w:rsidR="001B55BB" w:rsidRPr="006C2A02">
        <w:t>rashe</w:t>
      </w:r>
      <w:r w:rsidR="008A3C0A" w:rsidRPr="006C2A02">
        <w:t>s</w:t>
      </w:r>
      <w:bookmarkEnd w:id="49"/>
      <w:bookmarkEnd w:id="50"/>
      <w:bookmarkEnd w:id="51"/>
    </w:p>
    <w:p w14:paraId="38B3B58B" w14:textId="0973D1E5" w:rsidR="00B24138" w:rsidRPr="006C2A02" w:rsidRDefault="001B55BB" w:rsidP="002E4F10">
      <w:r w:rsidRPr="006C2A02">
        <w:t xml:space="preserve">Probability: </w:t>
      </w:r>
      <w:r w:rsidR="00E742DF">
        <w:t>L</w:t>
      </w:r>
      <w:r w:rsidRPr="006C2A02">
        <w:t>ow</w:t>
      </w:r>
      <w:r w:rsidRPr="006C2A02">
        <w:br/>
        <w:t xml:space="preserve">Impact on project: </w:t>
      </w:r>
      <w:r w:rsidR="00E742DF">
        <w:t>H</w:t>
      </w:r>
      <w:r w:rsidRPr="006C2A02">
        <w:t>igh</w:t>
      </w:r>
      <w:r w:rsidRPr="006C2A02">
        <w:br/>
        <w:t>Steps to prevent</w:t>
      </w:r>
      <w:r w:rsidR="00813961" w:rsidRPr="006C2A02">
        <w:t xml:space="preserve"> risk: </w:t>
      </w:r>
      <w:r w:rsidR="00E742DF">
        <w:t>S</w:t>
      </w:r>
      <w:r w:rsidR="0028735D" w:rsidRPr="006C2A02">
        <w:t xml:space="preserve">ave the project </w:t>
      </w:r>
      <w:r w:rsidR="00C0544B" w:rsidRPr="006C2A02">
        <w:t>on external device and/or upload to</w:t>
      </w:r>
      <w:r w:rsidR="003B56FA" w:rsidRPr="006C2A02">
        <w:t>, for example, the</w:t>
      </w:r>
      <w:r w:rsidR="00C0544B" w:rsidRPr="006C2A02">
        <w:t xml:space="preserve"> git depository frequently. </w:t>
      </w:r>
      <w:r w:rsidR="00B24138" w:rsidRPr="006C2A02">
        <w:br/>
        <w:t xml:space="preserve">Clean up action: </w:t>
      </w:r>
      <w:r w:rsidR="00331C5A" w:rsidRPr="006C2A02">
        <w:t xml:space="preserve">If unsaved, </w:t>
      </w:r>
      <w:r w:rsidR="00761E98" w:rsidRPr="006C2A02">
        <w:t xml:space="preserve">simply restart the </w:t>
      </w:r>
      <w:r w:rsidR="003B56FA" w:rsidRPr="006C2A02">
        <w:t>task</w:t>
      </w:r>
      <w:r w:rsidR="00331C5A" w:rsidRPr="006C2A02">
        <w:t xml:space="preserve">. </w:t>
      </w:r>
      <w:proofErr w:type="gramStart"/>
      <w:r w:rsidR="00331C5A" w:rsidRPr="006C2A02">
        <w:t xml:space="preserve">Will </w:t>
      </w:r>
      <w:r w:rsidR="003A72D5" w:rsidRPr="006C2A02">
        <w:t>increase workload per hour.</w:t>
      </w:r>
      <w:proofErr w:type="gramEnd"/>
    </w:p>
    <w:p w14:paraId="4B709272" w14:textId="538F0E98" w:rsidR="002E4F10" w:rsidRPr="006C2A02" w:rsidRDefault="00674AF5" w:rsidP="00E93C26">
      <w:pPr>
        <w:pStyle w:val="Heading3"/>
        <w:numPr>
          <w:ilvl w:val="0"/>
          <w:numId w:val="6"/>
        </w:numPr>
      </w:pPr>
      <w:bookmarkStart w:id="52" w:name="_Toc507493935"/>
      <w:bookmarkStart w:id="53" w:name="_Toc507496004"/>
      <w:bookmarkStart w:id="54" w:name="_Toc508106383"/>
      <w:r w:rsidRPr="006C2A02">
        <w:t>Someone quits</w:t>
      </w:r>
      <w:r w:rsidR="009F4D23" w:rsidRPr="006C2A02">
        <w:t>; leaves the project group</w:t>
      </w:r>
      <w:bookmarkEnd w:id="52"/>
      <w:bookmarkEnd w:id="53"/>
      <w:bookmarkEnd w:id="54"/>
    </w:p>
    <w:p w14:paraId="2D867E54" w14:textId="567A4255" w:rsidR="00674AF5" w:rsidRPr="006C2A02" w:rsidRDefault="00674AF5" w:rsidP="00674AF5">
      <w:r w:rsidRPr="006C2A02">
        <w:t xml:space="preserve">Probability: </w:t>
      </w:r>
      <w:r w:rsidR="00E742DF">
        <w:t>L</w:t>
      </w:r>
      <w:r w:rsidRPr="006C2A02">
        <w:t>ow</w:t>
      </w:r>
      <w:r w:rsidRPr="006C2A02">
        <w:br/>
        <w:t xml:space="preserve">Impact on project: </w:t>
      </w:r>
      <w:r w:rsidR="00E742DF">
        <w:t>M</w:t>
      </w:r>
      <w:r w:rsidRPr="006C2A02">
        <w:t>edium</w:t>
      </w:r>
      <w:r w:rsidRPr="006C2A02">
        <w:br/>
        <w:t xml:space="preserve">Steps to prevent risk: </w:t>
      </w:r>
      <w:r w:rsidR="00E742DF">
        <w:t>M</w:t>
      </w:r>
      <w:r w:rsidR="003C249A" w:rsidRPr="006C2A02">
        <w:t>otivate each other to accomplish the goal. Have social interaction during meetings.</w:t>
      </w:r>
      <w:r w:rsidR="003A72D5" w:rsidRPr="006C2A02">
        <w:br/>
        <w:t xml:space="preserve">Clean up action: If someone leaves, work will be </w:t>
      </w:r>
      <w:r w:rsidR="00A27AC5" w:rsidRPr="006C2A02">
        <w:t xml:space="preserve">equally </w:t>
      </w:r>
      <w:r w:rsidR="003A72D5" w:rsidRPr="006C2A02">
        <w:t>distributed to remaining members.</w:t>
      </w:r>
    </w:p>
    <w:p w14:paraId="49251A8D" w14:textId="1F1E4F10" w:rsidR="009F4D23" w:rsidRPr="006C2A02" w:rsidRDefault="00C70EB0" w:rsidP="00E93C26">
      <w:pPr>
        <w:pStyle w:val="Heading3"/>
        <w:numPr>
          <w:ilvl w:val="0"/>
          <w:numId w:val="6"/>
        </w:numPr>
      </w:pPr>
      <w:bookmarkStart w:id="55" w:name="_Toc507493936"/>
      <w:bookmarkStart w:id="56" w:name="_Toc507496005"/>
      <w:bookmarkStart w:id="57" w:name="_Toc508106384"/>
      <w:r w:rsidRPr="006C2A02">
        <w:t>Miscommunication</w:t>
      </w:r>
      <w:bookmarkEnd w:id="55"/>
      <w:bookmarkEnd w:id="56"/>
      <w:bookmarkEnd w:id="57"/>
    </w:p>
    <w:p w14:paraId="68CBCDEF" w14:textId="5E0B7035" w:rsidR="00C70EB0" w:rsidRPr="006C2A02" w:rsidRDefault="00C70EB0" w:rsidP="00C70EB0">
      <w:r w:rsidRPr="006C2A02">
        <w:t xml:space="preserve">Probability: </w:t>
      </w:r>
      <w:r w:rsidR="00E742DF">
        <w:t>M</w:t>
      </w:r>
      <w:r w:rsidR="00AC7DEE" w:rsidRPr="006C2A02">
        <w:t>edium</w:t>
      </w:r>
      <w:r w:rsidRPr="006C2A02">
        <w:br/>
        <w:t xml:space="preserve">Impact on project: </w:t>
      </w:r>
      <w:r w:rsidR="00E742DF">
        <w:t>H</w:t>
      </w:r>
      <w:r w:rsidR="00FE4482" w:rsidRPr="006C2A02">
        <w:t>igh</w:t>
      </w:r>
      <w:r w:rsidRPr="006C2A02">
        <w:br/>
      </w:r>
      <w:r w:rsidR="00AC7DEE" w:rsidRPr="006C2A02">
        <w:t xml:space="preserve">Steps to prevent risk: </w:t>
      </w:r>
      <w:r w:rsidR="00E742DF">
        <w:t>H</w:t>
      </w:r>
      <w:r w:rsidR="00AC7DEE" w:rsidRPr="006C2A02">
        <w:t xml:space="preserve">ave frequent meetings </w:t>
      </w:r>
      <w:r w:rsidR="00C45A36" w:rsidRPr="006C2A02">
        <w:t>and make sure everyone gives their feedback. Feedback and discussions help to resolve misunderstandings.</w:t>
      </w:r>
      <w:r w:rsidR="00A27AC5" w:rsidRPr="006C2A02">
        <w:br/>
        <w:t xml:space="preserve">Clean up action: </w:t>
      </w:r>
      <w:r w:rsidR="00E742DF">
        <w:t>C</w:t>
      </w:r>
      <w:r w:rsidR="00A27AC5" w:rsidRPr="006C2A02">
        <w:t>ompare notes</w:t>
      </w:r>
      <w:r w:rsidR="00B460C9" w:rsidRPr="006C2A02">
        <w:t>. Retrace steps and get back on track.</w:t>
      </w:r>
    </w:p>
    <w:p w14:paraId="35E39A08" w14:textId="53B5CA97" w:rsidR="0095526A" w:rsidRPr="006C2A02" w:rsidRDefault="00885422" w:rsidP="00E93C26">
      <w:pPr>
        <w:pStyle w:val="Heading3"/>
        <w:numPr>
          <w:ilvl w:val="0"/>
          <w:numId w:val="6"/>
        </w:numPr>
      </w:pPr>
      <w:bookmarkStart w:id="58" w:name="_Toc507493937"/>
      <w:bookmarkStart w:id="59" w:name="_Toc507496006"/>
      <w:bookmarkStart w:id="60" w:name="_Toc508106385"/>
      <w:r w:rsidRPr="006C2A02">
        <w:t>Team’s lack of knowledge on the deliverables</w:t>
      </w:r>
      <w:bookmarkEnd w:id="58"/>
      <w:bookmarkEnd w:id="59"/>
      <w:bookmarkEnd w:id="60"/>
    </w:p>
    <w:p w14:paraId="0029E850" w14:textId="522091D6" w:rsidR="00885422" w:rsidRPr="006C2A02" w:rsidRDefault="00885422" w:rsidP="00885422">
      <w:r w:rsidRPr="006C2A02">
        <w:t xml:space="preserve">Probability: </w:t>
      </w:r>
      <w:r w:rsidR="00E742DF">
        <w:t>L</w:t>
      </w:r>
      <w:r w:rsidRPr="006C2A02">
        <w:t>ow</w:t>
      </w:r>
      <w:r w:rsidRPr="006C2A02">
        <w:br/>
        <w:t xml:space="preserve">Impact on project: </w:t>
      </w:r>
      <w:r w:rsidR="00E742DF">
        <w:t>H</w:t>
      </w:r>
      <w:r w:rsidRPr="006C2A02">
        <w:t>igh</w:t>
      </w:r>
      <w:r w:rsidRPr="006C2A02">
        <w:br/>
        <w:t xml:space="preserve">Steps to prevent risk: </w:t>
      </w:r>
      <w:r w:rsidR="00E742DF">
        <w:t>S</w:t>
      </w:r>
      <w:r w:rsidR="00077C48" w:rsidRPr="006C2A02">
        <w:t>tay on track with school work. Research what is not taught but is required in the software solution.</w:t>
      </w:r>
      <w:r w:rsidR="00077C48" w:rsidRPr="006C2A02">
        <w:br/>
        <w:t xml:space="preserve">Clean up action: </w:t>
      </w:r>
      <w:r w:rsidR="00DB6585" w:rsidRPr="006C2A02">
        <w:t xml:space="preserve">Take time out to research the necessary </w:t>
      </w:r>
      <w:r w:rsidR="00C40946" w:rsidRPr="006C2A02">
        <w:t>knowledge required to complete the project goal.</w:t>
      </w:r>
    </w:p>
    <w:p w14:paraId="2BD28B96" w14:textId="02ACD808" w:rsidR="00C40946" w:rsidRPr="006C2A02" w:rsidRDefault="004C0579" w:rsidP="00E93C26">
      <w:pPr>
        <w:pStyle w:val="Heading3"/>
        <w:numPr>
          <w:ilvl w:val="0"/>
          <w:numId w:val="6"/>
        </w:numPr>
      </w:pPr>
      <w:bookmarkStart w:id="61" w:name="_Toc507493938"/>
      <w:bookmarkStart w:id="62" w:name="_Toc507496007"/>
      <w:bookmarkStart w:id="63" w:name="_Toc508106386"/>
      <w:r w:rsidRPr="006C2A02">
        <w:t>Deadlines are not met</w:t>
      </w:r>
      <w:bookmarkEnd w:id="61"/>
      <w:bookmarkEnd w:id="62"/>
      <w:bookmarkEnd w:id="63"/>
      <w:r w:rsidR="00F33BFB">
        <w:t xml:space="preserve"> due to procrastination</w:t>
      </w:r>
    </w:p>
    <w:p w14:paraId="17195690" w14:textId="2F0F0A50" w:rsidR="004C0579" w:rsidRPr="006C2A02" w:rsidRDefault="004C0579" w:rsidP="004C0579">
      <w:r w:rsidRPr="006C2A02">
        <w:t xml:space="preserve">Probability: </w:t>
      </w:r>
      <w:r w:rsidR="00E742DF">
        <w:t>L</w:t>
      </w:r>
      <w:r w:rsidRPr="006C2A02">
        <w:t>ow</w:t>
      </w:r>
      <w:r w:rsidRPr="006C2A02">
        <w:br/>
        <w:t xml:space="preserve">Impact on project: </w:t>
      </w:r>
      <w:r w:rsidR="00E742DF">
        <w:t>M</w:t>
      </w:r>
      <w:r w:rsidRPr="006C2A02">
        <w:t>edium</w:t>
      </w:r>
      <w:r w:rsidRPr="006C2A02">
        <w:br/>
      </w:r>
      <w:r w:rsidR="00FA394C" w:rsidRPr="006C2A02">
        <w:t xml:space="preserve">Steps to prevent: </w:t>
      </w:r>
      <w:r w:rsidR="00E742DF">
        <w:t>D</w:t>
      </w:r>
      <w:r w:rsidR="00FA394C" w:rsidRPr="006C2A02">
        <w:t>edicate time to the project each week; roughly 4 to 8 hours.</w:t>
      </w:r>
      <w:r w:rsidR="00A048AF" w:rsidRPr="006C2A02">
        <w:br/>
        <w:t xml:space="preserve">Clean up action: </w:t>
      </w:r>
      <w:r w:rsidR="00B011CD">
        <w:t>R</w:t>
      </w:r>
      <w:r w:rsidR="00150E32" w:rsidRPr="006C2A02">
        <w:t>eschedule to be delivered within 48 hours, once approved.</w:t>
      </w:r>
    </w:p>
    <w:p w14:paraId="26359D9B" w14:textId="6AB33A61" w:rsidR="00150E32" w:rsidRPr="006C2A02" w:rsidRDefault="00A5061F" w:rsidP="00E93C26">
      <w:pPr>
        <w:pStyle w:val="Heading3"/>
        <w:numPr>
          <w:ilvl w:val="0"/>
          <w:numId w:val="6"/>
        </w:numPr>
      </w:pPr>
      <w:bookmarkStart w:id="64" w:name="_Toc507493939"/>
      <w:bookmarkStart w:id="65" w:name="_Toc507496008"/>
      <w:bookmarkStart w:id="66" w:name="_Toc508106387"/>
      <w:r w:rsidRPr="006C2A02">
        <w:t xml:space="preserve">Budget estimates </w:t>
      </w:r>
      <w:r w:rsidR="00F33BFB">
        <w:t xml:space="preserve">are </w:t>
      </w:r>
      <w:r w:rsidRPr="006C2A02">
        <w:t>unrealistic</w:t>
      </w:r>
      <w:bookmarkEnd w:id="64"/>
      <w:bookmarkEnd w:id="65"/>
      <w:bookmarkEnd w:id="66"/>
    </w:p>
    <w:p w14:paraId="444A1000" w14:textId="128599EF" w:rsidR="00A5061F" w:rsidRPr="006C2A02" w:rsidRDefault="00A5061F" w:rsidP="00A5061F">
      <w:r w:rsidRPr="006C2A02">
        <w:t xml:space="preserve">Probability: </w:t>
      </w:r>
      <w:r w:rsidR="00F33BFB">
        <w:t>High</w:t>
      </w:r>
      <w:r w:rsidRPr="006C2A02">
        <w:br/>
        <w:t xml:space="preserve">Impact on project: </w:t>
      </w:r>
      <w:r w:rsidR="00E742DF">
        <w:t>L</w:t>
      </w:r>
      <w:r w:rsidRPr="006C2A02">
        <w:t>ow</w:t>
      </w:r>
      <w:r w:rsidRPr="006C2A02">
        <w:br/>
        <w:t xml:space="preserve">Steps to prevent: </w:t>
      </w:r>
      <w:r w:rsidR="007040EF" w:rsidRPr="006C2A02">
        <w:t>Include a financial statement in the project plan.</w:t>
      </w:r>
      <w:r w:rsidR="003B7151" w:rsidRPr="006C2A02">
        <w:t xml:space="preserve"> Keep 10 to 15% margin of error on </w:t>
      </w:r>
      <w:r w:rsidR="007040EF" w:rsidRPr="006C2A02">
        <w:t xml:space="preserve">budget constraints. </w:t>
      </w:r>
      <w:r w:rsidR="00E11DDB" w:rsidRPr="006C2A02">
        <w:br/>
        <w:t xml:space="preserve">Clean up action: </w:t>
      </w:r>
      <w:r w:rsidR="003D677E" w:rsidRPr="006C2A02">
        <w:t>Create a more budget friendly financial statement.</w:t>
      </w:r>
    </w:p>
    <w:p w14:paraId="33DFE3F7" w14:textId="6C614985" w:rsidR="004639B3" w:rsidRPr="006C2A02" w:rsidRDefault="004639B3" w:rsidP="00E93C26">
      <w:pPr>
        <w:pStyle w:val="Heading3"/>
      </w:pPr>
    </w:p>
    <w:p w14:paraId="0770D11D" w14:textId="77777777" w:rsidR="004E0DC0" w:rsidRPr="006C2A02" w:rsidRDefault="004E0DC0">
      <w:pPr>
        <w:rPr>
          <w:rFonts w:eastAsiaTheme="majorEastAsia"/>
          <w:color w:val="2F5496" w:themeColor="accent1" w:themeShade="BF"/>
          <w:sz w:val="32"/>
          <w:szCs w:val="32"/>
        </w:rPr>
      </w:pPr>
      <w:r w:rsidRPr="006C2A02">
        <w:br w:type="page"/>
      </w:r>
    </w:p>
    <w:p w14:paraId="6B4E6488" w14:textId="0B97C04C" w:rsidR="00B8201F" w:rsidRPr="006C2A02" w:rsidRDefault="00B8201F" w:rsidP="005A65E0">
      <w:pPr>
        <w:pStyle w:val="Heading1"/>
      </w:pPr>
      <w:bookmarkStart w:id="67" w:name="_Toc508106388"/>
      <w:r w:rsidRPr="006C2A02">
        <w:lastRenderedPageBreak/>
        <w:t>Project Phasing</w:t>
      </w:r>
      <w:bookmarkEnd w:id="67"/>
    </w:p>
    <w:p w14:paraId="57B8D00A" w14:textId="663406B0" w:rsidR="00405549" w:rsidRPr="006C2A02" w:rsidRDefault="00405549" w:rsidP="00405549">
      <w:r w:rsidRPr="006C2A02">
        <w:t xml:space="preserve">In </w:t>
      </w:r>
      <w:r w:rsidR="00306ED8" w:rsidRPr="006C2A02">
        <w:t xml:space="preserve">the following figure, we have an overview of the activities, their dependencies, </w:t>
      </w:r>
      <w:r w:rsidR="00BC2687" w:rsidRPr="006C2A02">
        <w:t>the</w:t>
      </w:r>
      <w:r w:rsidR="00306ED8" w:rsidRPr="006C2A02">
        <w:t xml:space="preserve"> milestones</w:t>
      </w:r>
      <w:r w:rsidR="00BC2687" w:rsidRPr="006C2A02">
        <w:t xml:space="preserve"> and weeks required to complete each milestone</w:t>
      </w:r>
      <w:r w:rsidR="00306ED8" w:rsidRPr="006C2A02">
        <w:t>.</w:t>
      </w:r>
    </w:p>
    <w:p w14:paraId="0D9DA7F2" w14:textId="48478576" w:rsidR="004772B2" w:rsidRPr="006C2A02" w:rsidRDefault="00A61101" w:rsidP="00AD60FD">
      <w:pPr>
        <w:jc w:val="center"/>
        <w:rPr>
          <w:sz w:val="22"/>
        </w:rPr>
      </w:pPr>
      <w:r w:rsidRPr="006C2A02">
        <w:rPr>
          <w:noProof/>
          <w:color w:val="000000"/>
          <w:sz w:val="22"/>
          <w:szCs w:val="22"/>
        </w:rPr>
        <w:drawing>
          <wp:inline distT="0" distB="0" distL="0" distR="0" wp14:anchorId="5E567A17" wp14:editId="0EEB782B">
            <wp:extent cx="5667375" cy="3419475"/>
            <wp:effectExtent l="0" t="0" r="9525" b="9525"/>
            <wp:docPr id="3" name="Picture 3" descr="https://lh6.googleusercontent.com/6krfd-YUMKY-6mHxRxL3H7BT54NpqtqBrt28iY0hC_nlr3iIDoEEJPHb5zO9XdOlmhkE9__WWB02rPqXl-nvgp9lD8DbMbED8XcvFIwW-LfjSCC_El_cdJA1uua-u90r985iCXYc">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krfd-YUMKY-6mHxRxL3H7BT54NpqtqBrt28iY0hC_nlr3iIDoEEJPHb5zO9XdOlmhkE9__WWB02rPqXl-nvgp9lD8DbMbED8XcvFIwW-LfjSCC_El_cdJA1uua-u90r985iCXY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375" cy="3419475"/>
                    </a:xfrm>
                    <a:prstGeom prst="rect">
                      <a:avLst/>
                    </a:prstGeom>
                    <a:noFill/>
                    <a:ln>
                      <a:noFill/>
                    </a:ln>
                  </pic:spPr>
                </pic:pic>
              </a:graphicData>
            </a:graphic>
          </wp:inline>
        </w:drawing>
      </w:r>
      <w:r w:rsidR="00AD60FD" w:rsidRPr="006C2A02">
        <w:br/>
      </w:r>
      <w:proofErr w:type="gramStart"/>
      <w:r w:rsidR="00AD60FD" w:rsidRPr="006C2A02">
        <w:rPr>
          <w:i/>
          <w:sz w:val="20"/>
        </w:rPr>
        <w:t>Figure 1.</w:t>
      </w:r>
      <w:proofErr w:type="gramEnd"/>
      <w:r w:rsidR="00AD60FD" w:rsidRPr="006C2A02">
        <w:rPr>
          <w:i/>
          <w:sz w:val="20"/>
        </w:rPr>
        <w:t xml:space="preserve"> Activities with Critical Path</w:t>
      </w:r>
    </w:p>
    <w:p w14:paraId="7379437B" w14:textId="503FBB81" w:rsidR="00EB6922" w:rsidRPr="006C2A02" w:rsidRDefault="00EB6922" w:rsidP="00060C6C"/>
    <w:p w14:paraId="68D6D188" w14:textId="31492256" w:rsidR="00F33BFB" w:rsidRDefault="005F394F" w:rsidP="005A65E0">
      <w:pPr>
        <w:pStyle w:val="Heading2"/>
      </w:pPr>
      <w:bookmarkStart w:id="68" w:name="_Toc507493941"/>
      <w:bookmarkStart w:id="69" w:name="_Toc508106389"/>
      <w:r>
        <w:t>Activities in each Phase</w:t>
      </w:r>
    </w:p>
    <w:p w14:paraId="407D84BC" w14:textId="55F4FB48" w:rsidR="005F394F" w:rsidRDefault="005F394F" w:rsidP="005F394F">
      <w:pPr>
        <w:pStyle w:val="ListParagraph"/>
        <w:numPr>
          <w:ilvl w:val="0"/>
          <w:numId w:val="37"/>
        </w:numPr>
      </w:pPr>
      <w:r>
        <w:t>Interview client</w:t>
      </w:r>
    </w:p>
    <w:p w14:paraId="3258E8BA" w14:textId="63CE1C94" w:rsidR="005F394F" w:rsidRDefault="005F394F" w:rsidP="005F394F">
      <w:pPr>
        <w:pStyle w:val="ListParagraph"/>
        <w:numPr>
          <w:ilvl w:val="0"/>
          <w:numId w:val="37"/>
        </w:numPr>
      </w:pPr>
      <w:r>
        <w:t>Discuss current situation, problems, and software solution</w:t>
      </w:r>
    </w:p>
    <w:p w14:paraId="752B377F" w14:textId="5A3E9414" w:rsidR="00854730" w:rsidRDefault="00854730" w:rsidP="005F394F">
      <w:pPr>
        <w:pStyle w:val="ListParagraph"/>
        <w:numPr>
          <w:ilvl w:val="0"/>
          <w:numId w:val="37"/>
        </w:numPr>
      </w:pPr>
      <w:r>
        <w:t>Receive go or no go for plan or changes</w:t>
      </w:r>
    </w:p>
    <w:p w14:paraId="2044231D" w14:textId="1CCC6473" w:rsidR="005F394F" w:rsidRPr="005F394F" w:rsidRDefault="00854730" w:rsidP="005F394F">
      <w:pPr>
        <w:pStyle w:val="ListParagraph"/>
        <w:numPr>
          <w:ilvl w:val="0"/>
          <w:numId w:val="37"/>
        </w:numPr>
      </w:pPr>
      <w:r>
        <w:t>Receive milestone payment (1/5</w:t>
      </w:r>
      <w:r w:rsidRPr="00854730">
        <w:rPr>
          <w:vertAlign w:val="superscript"/>
        </w:rPr>
        <w:t>th</w:t>
      </w:r>
      <w:r>
        <w:t xml:space="preserve"> of overall)</w:t>
      </w:r>
    </w:p>
    <w:p w14:paraId="4E155D8A" w14:textId="78D39A63" w:rsidR="00BC2687" w:rsidRPr="006C2A02" w:rsidRDefault="00EB6922" w:rsidP="005A65E0">
      <w:pPr>
        <w:pStyle w:val="Heading2"/>
      </w:pPr>
      <w:r w:rsidRPr="006C2A02">
        <w:t>Phase 1: Initiation</w:t>
      </w:r>
      <w:bookmarkEnd w:id="68"/>
      <w:bookmarkEnd w:id="69"/>
    </w:p>
    <w:p w14:paraId="6360391A" w14:textId="027D0064" w:rsidR="00060C6C" w:rsidRPr="006C2A02" w:rsidRDefault="00060C6C" w:rsidP="00060C6C">
      <w:pPr>
        <w:rPr>
          <w:u w:val="single"/>
        </w:rPr>
      </w:pPr>
      <w:r w:rsidRPr="006C2A02">
        <w:rPr>
          <w:u w:val="single"/>
        </w:rPr>
        <w:t>Activity: Collect Information</w:t>
      </w:r>
    </w:p>
    <w:p w14:paraId="5DC5DD75" w14:textId="06692332" w:rsidR="00472BA3" w:rsidRPr="006C2A02" w:rsidRDefault="00472BA3" w:rsidP="00060C6C">
      <w:pPr>
        <w:pStyle w:val="ListParagraph"/>
        <w:numPr>
          <w:ilvl w:val="0"/>
          <w:numId w:val="7"/>
        </w:numPr>
      </w:pPr>
      <w:r w:rsidRPr="006C2A02">
        <w:t>Set the project goal together with the client</w:t>
      </w:r>
    </w:p>
    <w:p w14:paraId="0A77EF89" w14:textId="200C4586" w:rsidR="00472BA3" w:rsidRPr="006C2A02" w:rsidRDefault="002072A1" w:rsidP="00060C6C">
      <w:pPr>
        <w:pStyle w:val="ListParagraph"/>
        <w:numPr>
          <w:ilvl w:val="0"/>
          <w:numId w:val="7"/>
        </w:numPr>
      </w:pPr>
      <w:r w:rsidRPr="006C2A02">
        <w:t>Organize tasks in the team</w:t>
      </w:r>
    </w:p>
    <w:p w14:paraId="11D3DE2E" w14:textId="6C10BDE7" w:rsidR="002072A1" w:rsidRPr="006C2A02" w:rsidRDefault="002072A1" w:rsidP="00060C6C">
      <w:pPr>
        <w:pStyle w:val="ListParagraph"/>
        <w:numPr>
          <w:ilvl w:val="0"/>
          <w:numId w:val="7"/>
        </w:numPr>
      </w:pPr>
      <w:r w:rsidRPr="006C2A02">
        <w:t xml:space="preserve">Arrange </w:t>
      </w:r>
      <w:r w:rsidR="001619C7" w:rsidRPr="006C2A02">
        <w:t>future meetings</w:t>
      </w:r>
    </w:p>
    <w:p w14:paraId="595225DA" w14:textId="4D1236C8" w:rsidR="001619C7" w:rsidRPr="006C2A02" w:rsidRDefault="001619C7" w:rsidP="001619C7">
      <w:pPr>
        <w:rPr>
          <w:u w:val="single"/>
        </w:rPr>
      </w:pPr>
      <w:r w:rsidRPr="006C2A02">
        <w:rPr>
          <w:u w:val="single"/>
        </w:rPr>
        <w:t>Activity: Finalize Project Plan</w:t>
      </w:r>
    </w:p>
    <w:p w14:paraId="4ECC7211" w14:textId="42BCC2E8" w:rsidR="001619C7" w:rsidRPr="006C2A02" w:rsidRDefault="001619C7" w:rsidP="001619C7">
      <w:pPr>
        <w:pStyle w:val="ListParagraph"/>
        <w:numPr>
          <w:ilvl w:val="0"/>
          <w:numId w:val="8"/>
        </w:numPr>
      </w:pPr>
      <w:r w:rsidRPr="006C2A02">
        <w:t>Present final project plan to client</w:t>
      </w:r>
    </w:p>
    <w:p w14:paraId="5E8E2156" w14:textId="17224EA9" w:rsidR="001619C7" w:rsidRPr="006C2A02" w:rsidRDefault="00854730" w:rsidP="001619C7">
      <w:pPr>
        <w:pStyle w:val="ListParagraph"/>
        <w:numPr>
          <w:ilvl w:val="0"/>
          <w:numId w:val="8"/>
        </w:numPr>
      </w:pPr>
      <w:r>
        <w:t>Receive approval</w:t>
      </w:r>
    </w:p>
    <w:p w14:paraId="31EF486C" w14:textId="01AB8B4C" w:rsidR="001619C7" w:rsidRPr="006C2A02" w:rsidRDefault="007379AA" w:rsidP="001619C7">
      <w:pPr>
        <w:rPr>
          <w:u w:val="single"/>
        </w:rPr>
      </w:pPr>
      <w:r w:rsidRPr="006C2A02">
        <w:rPr>
          <w:u w:val="single"/>
        </w:rPr>
        <w:t xml:space="preserve">Deliverables for milestone </w:t>
      </w:r>
      <w:r w:rsidRPr="006C2A02">
        <w:rPr>
          <w:b/>
          <w:u w:val="single"/>
        </w:rPr>
        <w:t>M1</w:t>
      </w:r>
      <w:r w:rsidRPr="006C2A02">
        <w:rPr>
          <w:u w:val="single"/>
        </w:rPr>
        <w:t>:</w:t>
      </w:r>
    </w:p>
    <w:p w14:paraId="2D0B8574" w14:textId="1673EB98" w:rsidR="007379AA" w:rsidRPr="006C2A02" w:rsidRDefault="007379AA" w:rsidP="007379AA">
      <w:pPr>
        <w:pStyle w:val="ListParagraph"/>
        <w:numPr>
          <w:ilvl w:val="0"/>
          <w:numId w:val="2"/>
        </w:numPr>
      </w:pPr>
      <w:r w:rsidRPr="006C2A02">
        <w:t>Project plan</w:t>
      </w:r>
    </w:p>
    <w:p w14:paraId="7821DD96" w14:textId="4381752E" w:rsidR="006D0B17" w:rsidRPr="006C2A02" w:rsidRDefault="006D0B17" w:rsidP="006D0B17"/>
    <w:p w14:paraId="661CF3F4" w14:textId="77777777" w:rsidR="00117F8F" w:rsidRPr="006C2A02" w:rsidRDefault="00117F8F" w:rsidP="005A65E0">
      <w:pPr>
        <w:pStyle w:val="Heading2"/>
      </w:pPr>
    </w:p>
    <w:p w14:paraId="58793D3A" w14:textId="362C8CA9" w:rsidR="006D0B17" w:rsidRPr="006C2A02" w:rsidRDefault="006D0B17" w:rsidP="005A65E0">
      <w:pPr>
        <w:pStyle w:val="Heading2"/>
      </w:pPr>
      <w:bookmarkStart w:id="70" w:name="_Toc507493942"/>
      <w:bookmarkStart w:id="71" w:name="_Toc508106390"/>
      <w:r w:rsidRPr="006C2A02">
        <w:t xml:space="preserve">Phase 2: </w:t>
      </w:r>
      <w:r w:rsidR="000F3055" w:rsidRPr="006C2A02">
        <w:t>Design</w:t>
      </w:r>
      <w:bookmarkEnd w:id="70"/>
      <w:bookmarkEnd w:id="71"/>
    </w:p>
    <w:p w14:paraId="44E1FEAF" w14:textId="0AA6451D" w:rsidR="000F3055" w:rsidRPr="006C2A02" w:rsidRDefault="000F3055" w:rsidP="000F3055">
      <w:pPr>
        <w:rPr>
          <w:u w:val="single"/>
        </w:rPr>
      </w:pPr>
      <w:r w:rsidRPr="006C2A02">
        <w:rPr>
          <w:u w:val="single"/>
        </w:rPr>
        <w:t>Activity: Website Design</w:t>
      </w:r>
    </w:p>
    <w:p w14:paraId="27B62781" w14:textId="67C0B1DE" w:rsidR="00C619DE" w:rsidRPr="006C2A02" w:rsidRDefault="005B71E7" w:rsidP="00C619DE">
      <w:pPr>
        <w:pStyle w:val="ListParagraph"/>
        <w:numPr>
          <w:ilvl w:val="0"/>
          <w:numId w:val="10"/>
        </w:numPr>
      </w:pPr>
      <w:r w:rsidRPr="006C2A02">
        <w:t>Create wireframe</w:t>
      </w:r>
    </w:p>
    <w:p w14:paraId="66747261" w14:textId="61645815" w:rsidR="005B71E7" w:rsidRPr="006C2A02" w:rsidRDefault="00DF648B" w:rsidP="00C619DE">
      <w:pPr>
        <w:pStyle w:val="ListParagraph"/>
        <w:numPr>
          <w:ilvl w:val="0"/>
          <w:numId w:val="10"/>
        </w:numPr>
      </w:pPr>
      <w:r w:rsidRPr="006C2A02">
        <w:t>Ask client for comments</w:t>
      </w:r>
    </w:p>
    <w:p w14:paraId="61941510" w14:textId="7B47418A" w:rsidR="00DF648B" w:rsidRPr="006C2A02" w:rsidRDefault="00DF648B" w:rsidP="00C619DE">
      <w:pPr>
        <w:pStyle w:val="ListParagraph"/>
        <w:numPr>
          <w:ilvl w:val="0"/>
          <w:numId w:val="10"/>
        </w:numPr>
      </w:pPr>
      <w:r w:rsidRPr="006C2A02">
        <w:t>Create static website</w:t>
      </w:r>
    </w:p>
    <w:p w14:paraId="1EE9F4CF" w14:textId="29A504AA" w:rsidR="000F3055" w:rsidRPr="006C2A02" w:rsidRDefault="00B67EF4" w:rsidP="00B67EF4">
      <w:pPr>
        <w:rPr>
          <w:u w:val="single"/>
        </w:rPr>
      </w:pPr>
      <w:r w:rsidRPr="006C2A02">
        <w:rPr>
          <w:u w:val="single"/>
        </w:rPr>
        <w:t>Activity: Database Design</w:t>
      </w:r>
    </w:p>
    <w:p w14:paraId="1628EF90" w14:textId="7C35D7C6" w:rsidR="00737A9C" w:rsidRPr="006C2A02" w:rsidRDefault="00737A9C" w:rsidP="00952C64">
      <w:pPr>
        <w:pStyle w:val="ListParagraph"/>
        <w:numPr>
          <w:ilvl w:val="0"/>
          <w:numId w:val="16"/>
        </w:numPr>
      </w:pPr>
      <w:r w:rsidRPr="006C2A02">
        <w:t xml:space="preserve">Make </w:t>
      </w:r>
      <w:r w:rsidR="00B64D4E" w:rsidRPr="006C2A02">
        <w:t xml:space="preserve">the </w:t>
      </w:r>
      <w:r w:rsidRPr="006C2A02">
        <w:t>data</w:t>
      </w:r>
      <w:r w:rsidR="00F23AE5">
        <w:t>base design from model</w:t>
      </w:r>
    </w:p>
    <w:p w14:paraId="3EC1A921" w14:textId="23C0B20A" w:rsidR="00B67EF4" w:rsidRPr="006C2A02" w:rsidRDefault="00B67EF4" w:rsidP="00B67EF4">
      <w:pPr>
        <w:rPr>
          <w:u w:val="single"/>
        </w:rPr>
      </w:pPr>
      <w:r w:rsidRPr="006C2A02">
        <w:rPr>
          <w:u w:val="single"/>
        </w:rPr>
        <w:t>Activity: Applications Designs</w:t>
      </w:r>
    </w:p>
    <w:p w14:paraId="68BDF41E" w14:textId="77777777" w:rsidR="009D1464" w:rsidRPr="006C2A02" w:rsidRDefault="00B64D4E" w:rsidP="009D1464">
      <w:pPr>
        <w:pStyle w:val="ListParagraph"/>
        <w:numPr>
          <w:ilvl w:val="0"/>
          <w:numId w:val="16"/>
        </w:numPr>
      </w:pPr>
      <w:r w:rsidRPr="006C2A02">
        <w:t>Design the applications for:</w:t>
      </w:r>
    </w:p>
    <w:p w14:paraId="008BD222" w14:textId="7BC25182" w:rsidR="00B64D4E" w:rsidRPr="006C2A02" w:rsidRDefault="00B64D4E" w:rsidP="009D1464">
      <w:pPr>
        <w:pStyle w:val="ListParagraph"/>
        <w:numPr>
          <w:ilvl w:val="1"/>
          <w:numId w:val="16"/>
        </w:numPr>
      </w:pPr>
      <w:r w:rsidRPr="006C2A02">
        <w:t>The entrance of the event</w:t>
      </w:r>
    </w:p>
    <w:p w14:paraId="30F0FC78" w14:textId="3E575912" w:rsidR="00B64D4E" w:rsidRPr="006C2A02" w:rsidRDefault="00B64D4E" w:rsidP="009D1464">
      <w:pPr>
        <w:pStyle w:val="ListParagraph"/>
        <w:numPr>
          <w:ilvl w:val="1"/>
          <w:numId w:val="16"/>
        </w:numPr>
      </w:pPr>
      <w:r w:rsidRPr="006C2A02">
        <w:t>The entrance of the camping grounds</w:t>
      </w:r>
    </w:p>
    <w:p w14:paraId="3800DC82" w14:textId="2CA79A48" w:rsidR="00B64D4E" w:rsidRPr="006C2A02" w:rsidRDefault="00B64D4E" w:rsidP="009D1464">
      <w:pPr>
        <w:pStyle w:val="ListParagraph"/>
        <w:numPr>
          <w:ilvl w:val="1"/>
          <w:numId w:val="16"/>
        </w:numPr>
      </w:pPr>
      <w:r w:rsidRPr="006C2A02">
        <w:t>The shops</w:t>
      </w:r>
    </w:p>
    <w:p w14:paraId="34D6970C" w14:textId="0BA304D4" w:rsidR="00B64D4E" w:rsidRPr="006C2A02" w:rsidRDefault="00B64D4E" w:rsidP="009D1464">
      <w:pPr>
        <w:pStyle w:val="ListParagraph"/>
        <w:numPr>
          <w:ilvl w:val="1"/>
          <w:numId w:val="16"/>
        </w:numPr>
      </w:pPr>
      <w:r w:rsidRPr="006C2A02">
        <w:t>The loaning stands</w:t>
      </w:r>
    </w:p>
    <w:p w14:paraId="07FCE7D9" w14:textId="1CD6D1FC" w:rsidR="00B64D4E" w:rsidRPr="006C2A02" w:rsidRDefault="003E6CC3" w:rsidP="009D1464">
      <w:pPr>
        <w:pStyle w:val="ListParagraph"/>
        <w:numPr>
          <w:ilvl w:val="1"/>
          <w:numId w:val="16"/>
        </w:numPr>
      </w:pPr>
      <w:r w:rsidRPr="006C2A02">
        <w:t>Monitoring visitors</w:t>
      </w:r>
      <w:r w:rsidR="00DE1437">
        <w:t xml:space="preserve"> entering and exiting the event, as well as their transaction history</w:t>
      </w:r>
    </w:p>
    <w:p w14:paraId="4F900A63" w14:textId="76E3CE47" w:rsidR="003E6CC3" w:rsidRPr="006C2A02" w:rsidRDefault="003E6CC3" w:rsidP="009D1464">
      <w:pPr>
        <w:pStyle w:val="ListParagraph"/>
        <w:numPr>
          <w:ilvl w:val="1"/>
          <w:numId w:val="16"/>
        </w:numPr>
      </w:pPr>
      <w:r w:rsidRPr="006C2A02">
        <w:t>Monitoring overall event</w:t>
      </w:r>
    </w:p>
    <w:p w14:paraId="1CB90369" w14:textId="67DA6590" w:rsidR="0067078B" w:rsidRPr="006C2A02" w:rsidRDefault="003E6CC3" w:rsidP="00B67EF4">
      <w:pPr>
        <w:pStyle w:val="ListParagraph"/>
        <w:numPr>
          <w:ilvl w:val="1"/>
          <w:numId w:val="16"/>
        </w:numPr>
      </w:pPr>
      <w:r w:rsidRPr="006C2A02">
        <w:t>Receiving information from transaction-log-files to database</w:t>
      </w:r>
    </w:p>
    <w:p w14:paraId="0DDFA7C0" w14:textId="63F7E07A" w:rsidR="005B71E7" w:rsidRPr="006C2A02" w:rsidRDefault="00B67EF4" w:rsidP="005B71E7">
      <w:pPr>
        <w:rPr>
          <w:u w:val="single"/>
        </w:rPr>
      </w:pPr>
      <w:r w:rsidRPr="006C2A02">
        <w:rPr>
          <w:u w:val="single"/>
        </w:rPr>
        <w:t xml:space="preserve">Deliverables for milestone </w:t>
      </w:r>
      <w:r w:rsidRPr="006C2A02">
        <w:rPr>
          <w:b/>
          <w:u w:val="single"/>
        </w:rPr>
        <w:t>M</w:t>
      </w:r>
      <w:r w:rsidR="0067078B" w:rsidRPr="006C2A02">
        <w:rPr>
          <w:b/>
          <w:u w:val="single"/>
        </w:rPr>
        <w:t>2</w:t>
      </w:r>
      <w:r w:rsidRPr="006C2A02">
        <w:rPr>
          <w:u w:val="single"/>
        </w:rPr>
        <w:t>:</w:t>
      </w:r>
    </w:p>
    <w:p w14:paraId="6C05DFF3" w14:textId="20DB0871" w:rsidR="00B67EF4" w:rsidRPr="006C2A02" w:rsidRDefault="007031F0" w:rsidP="00B67EF4">
      <w:pPr>
        <w:pStyle w:val="ListParagraph"/>
        <w:numPr>
          <w:ilvl w:val="0"/>
          <w:numId w:val="2"/>
        </w:numPr>
      </w:pPr>
      <w:r w:rsidRPr="006C2A02">
        <w:t>The process report</w:t>
      </w:r>
    </w:p>
    <w:p w14:paraId="1128ACA4" w14:textId="68B0F555" w:rsidR="007031F0" w:rsidRPr="006C2A02" w:rsidRDefault="007031F0" w:rsidP="00B67EF4">
      <w:pPr>
        <w:pStyle w:val="ListParagraph"/>
        <w:numPr>
          <w:ilvl w:val="0"/>
          <w:numId w:val="2"/>
        </w:numPr>
      </w:pPr>
      <w:r w:rsidRPr="006C2A02">
        <w:t>The setup document</w:t>
      </w:r>
      <w:r w:rsidR="005B71E7" w:rsidRPr="006C2A02">
        <w:t xml:space="preserve"> (contains all designs)</w:t>
      </w:r>
    </w:p>
    <w:p w14:paraId="7F60036C" w14:textId="386D6DB5" w:rsidR="00B67EF4" w:rsidRPr="006C2A02" w:rsidRDefault="00B67EF4" w:rsidP="00B67EF4"/>
    <w:p w14:paraId="5916791E" w14:textId="3E6C9A39" w:rsidR="00B67EF4" w:rsidRPr="006C2A02" w:rsidRDefault="0067078B" w:rsidP="005A65E0">
      <w:pPr>
        <w:pStyle w:val="Heading2"/>
      </w:pPr>
      <w:bookmarkStart w:id="72" w:name="_Toc507493943"/>
      <w:bookmarkStart w:id="73" w:name="_Toc508106391"/>
      <w:r w:rsidRPr="006C2A02">
        <w:t>Phase 3: Build</w:t>
      </w:r>
      <w:bookmarkEnd w:id="72"/>
      <w:bookmarkEnd w:id="73"/>
    </w:p>
    <w:p w14:paraId="676553FF" w14:textId="427A929A" w:rsidR="0067078B" w:rsidRPr="006C2A02" w:rsidRDefault="0067078B" w:rsidP="0067078B">
      <w:pPr>
        <w:rPr>
          <w:u w:val="single"/>
        </w:rPr>
      </w:pPr>
      <w:r w:rsidRPr="006C2A02">
        <w:rPr>
          <w:u w:val="single"/>
        </w:rPr>
        <w:t>Activity: Create Dynamic Website</w:t>
      </w:r>
    </w:p>
    <w:p w14:paraId="73570438" w14:textId="1347FA74" w:rsidR="007856F2" w:rsidRDefault="003602D2" w:rsidP="00084D11">
      <w:pPr>
        <w:pStyle w:val="ListParagraph"/>
        <w:numPr>
          <w:ilvl w:val="0"/>
          <w:numId w:val="17"/>
        </w:numPr>
      </w:pPr>
      <w:r>
        <w:t>Link the database to the website</w:t>
      </w:r>
    </w:p>
    <w:p w14:paraId="4B5FFF98" w14:textId="0B67381B" w:rsidR="00247FCC" w:rsidRPr="006C2A02" w:rsidRDefault="00247FCC" w:rsidP="00084D11">
      <w:pPr>
        <w:pStyle w:val="ListParagraph"/>
        <w:numPr>
          <w:ilvl w:val="0"/>
          <w:numId w:val="17"/>
        </w:numPr>
      </w:pPr>
      <w:r>
        <w:t>Test</w:t>
      </w:r>
    </w:p>
    <w:p w14:paraId="16448BE7" w14:textId="7691E575" w:rsidR="0067078B" w:rsidRPr="006C2A02" w:rsidRDefault="0067078B" w:rsidP="0067078B">
      <w:pPr>
        <w:rPr>
          <w:u w:val="single"/>
        </w:rPr>
      </w:pPr>
      <w:r w:rsidRPr="006C2A02">
        <w:rPr>
          <w:u w:val="single"/>
        </w:rPr>
        <w:t>Activity: Build Applications</w:t>
      </w:r>
    </w:p>
    <w:p w14:paraId="561CB476" w14:textId="17DEA90E" w:rsidR="00952C64" w:rsidRPr="006C2A02" w:rsidRDefault="00084D11" w:rsidP="00084D11">
      <w:pPr>
        <w:pStyle w:val="ListParagraph"/>
        <w:numPr>
          <w:ilvl w:val="0"/>
          <w:numId w:val="18"/>
        </w:numPr>
      </w:pPr>
      <w:r w:rsidRPr="006C2A02">
        <w:t>Proceed with the step-by-step process of creating an application</w:t>
      </w:r>
    </w:p>
    <w:p w14:paraId="5BB53836" w14:textId="0A5F4F37" w:rsidR="00084D11" w:rsidRPr="006C2A02" w:rsidRDefault="0067078B" w:rsidP="00084D11">
      <w:pPr>
        <w:rPr>
          <w:u w:val="single"/>
        </w:rPr>
      </w:pPr>
      <w:r w:rsidRPr="006C2A02">
        <w:rPr>
          <w:u w:val="single"/>
        </w:rPr>
        <w:t>Activity: Link Apps to Database</w:t>
      </w:r>
    </w:p>
    <w:p w14:paraId="783B7DA4" w14:textId="2E15A019" w:rsidR="0067078B" w:rsidRPr="006C2A02" w:rsidRDefault="00DC7F00" w:rsidP="0067078B">
      <w:pPr>
        <w:pStyle w:val="ListParagraph"/>
        <w:numPr>
          <w:ilvl w:val="0"/>
          <w:numId w:val="18"/>
        </w:numPr>
      </w:pPr>
      <w:r w:rsidRPr="006C2A02">
        <w:t>Proceed with the step-by-step process of linking apps to database</w:t>
      </w:r>
    </w:p>
    <w:p w14:paraId="6C16BFF1" w14:textId="7199C996" w:rsidR="0067078B" w:rsidRPr="006C2A02" w:rsidRDefault="0067078B" w:rsidP="0067078B">
      <w:pPr>
        <w:rPr>
          <w:u w:val="single"/>
        </w:rPr>
      </w:pPr>
      <w:r w:rsidRPr="006C2A02">
        <w:rPr>
          <w:u w:val="single"/>
        </w:rPr>
        <w:t xml:space="preserve">Deliverables for milestone </w:t>
      </w:r>
      <w:r w:rsidRPr="006C2A02">
        <w:rPr>
          <w:b/>
          <w:u w:val="single"/>
        </w:rPr>
        <w:t>M3</w:t>
      </w:r>
      <w:r w:rsidRPr="006C2A02">
        <w:rPr>
          <w:u w:val="single"/>
        </w:rPr>
        <w:t>:</w:t>
      </w:r>
    </w:p>
    <w:p w14:paraId="7A559ACE" w14:textId="169D52E6" w:rsidR="00387D8B" w:rsidRPr="006C2A02" w:rsidRDefault="00F60F42" w:rsidP="004C5416">
      <w:pPr>
        <w:pStyle w:val="ListParagraph"/>
        <w:numPr>
          <w:ilvl w:val="0"/>
          <w:numId w:val="2"/>
        </w:numPr>
      </w:pPr>
      <w:r w:rsidRPr="006C2A02">
        <w:t>Applications prototypes</w:t>
      </w:r>
    </w:p>
    <w:p w14:paraId="2C8200A5" w14:textId="7A60D48B" w:rsidR="00F60F42" w:rsidRPr="006C2A02" w:rsidRDefault="00F60F42" w:rsidP="004C5416">
      <w:pPr>
        <w:pStyle w:val="ListParagraph"/>
        <w:numPr>
          <w:ilvl w:val="0"/>
          <w:numId w:val="2"/>
        </w:numPr>
      </w:pPr>
      <w:r w:rsidRPr="006C2A02">
        <w:t>Database prototype</w:t>
      </w:r>
    </w:p>
    <w:p w14:paraId="6FC6CCB5" w14:textId="64D6232E" w:rsidR="00F60F42" w:rsidRPr="006C2A02" w:rsidRDefault="00F60F42" w:rsidP="004C5416">
      <w:pPr>
        <w:pStyle w:val="ListParagraph"/>
        <w:numPr>
          <w:ilvl w:val="0"/>
          <w:numId w:val="2"/>
        </w:numPr>
      </w:pPr>
      <w:r w:rsidRPr="006C2A02">
        <w:t>Unofficial website release</w:t>
      </w:r>
    </w:p>
    <w:p w14:paraId="54AB3B64" w14:textId="0BCB273E" w:rsidR="00B67EF4" w:rsidRPr="006C2A02" w:rsidRDefault="00B67EF4" w:rsidP="00B67EF4"/>
    <w:p w14:paraId="0BAD1B4A" w14:textId="73D96983" w:rsidR="0067078B" w:rsidRPr="006C2A02" w:rsidRDefault="0067078B" w:rsidP="005A65E0">
      <w:pPr>
        <w:pStyle w:val="Heading2"/>
      </w:pPr>
      <w:bookmarkStart w:id="74" w:name="_Toc507493944"/>
      <w:bookmarkStart w:id="75" w:name="_Toc508106392"/>
      <w:r w:rsidRPr="006C2A02">
        <w:lastRenderedPageBreak/>
        <w:t>Phase 4: Test</w:t>
      </w:r>
      <w:bookmarkEnd w:id="74"/>
      <w:bookmarkEnd w:id="75"/>
    </w:p>
    <w:p w14:paraId="5CFEE9B3" w14:textId="0D615A45" w:rsidR="0067078B" w:rsidRPr="006C2A02" w:rsidRDefault="0067078B" w:rsidP="0067078B">
      <w:pPr>
        <w:rPr>
          <w:u w:val="single"/>
        </w:rPr>
      </w:pPr>
      <w:r w:rsidRPr="006C2A02">
        <w:rPr>
          <w:u w:val="single"/>
        </w:rPr>
        <w:t>Activity: Demonstrate Software Solution</w:t>
      </w:r>
    </w:p>
    <w:p w14:paraId="6AD0B0A0" w14:textId="1F78F739" w:rsidR="007E3658" w:rsidRPr="006C2A02" w:rsidRDefault="007E3658" w:rsidP="007E3658">
      <w:pPr>
        <w:pStyle w:val="ListParagraph"/>
        <w:numPr>
          <w:ilvl w:val="0"/>
          <w:numId w:val="19"/>
        </w:numPr>
      </w:pPr>
      <w:r w:rsidRPr="006C2A02">
        <w:t>Create presentation</w:t>
      </w:r>
    </w:p>
    <w:p w14:paraId="7EB11B92" w14:textId="0D4031F0" w:rsidR="007E3658" w:rsidRPr="006C2A02" w:rsidRDefault="007E3658" w:rsidP="007E3658">
      <w:pPr>
        <w:pStyle w:val="ListParagraph"/>
        <w:numPr>
          <w:ilvl w:val="0"/>
          <w:numId w:val="19"/>
        </w:numPr>
      </w:pPr>
      <w:r w:rsidRPr="006C2A02">
        <w:t>Demonstrate the prototypes</w:t>
      </w:r>
    </w:p>
    <w:p w14:paraId="72C8800D" w14:textId="5FC7ED34" w:rsidR="007E3658" w:rsidRPr="006C2A02" w:rsidRDefault="007E3658" w:rsidP="007E3658">
      <w:pPr>
        <w:pStyle w:val="ListParagraph"/>
        <w:numPr>
          <w:ilvl w:val="0"/>
          <w:numId w:val="19"/>
        </w:numPr>
      </w:pPr>
      <w:r w:rsidRPr="006C2A02">
        <w:t>Receive feedback</w:t>
      </w:r>
    </w:p>
    <w:p w14:paraId="0BEA4AFF" w14:textId="13E3DEA0" w:rsidR="0067078B" w:rsidRPr="006C2A02" w:rsidRDefault="0067078B" w:rsidP="0067078B">
      <w:pPr>
        <w:rPr>
          <w:u w:val="single"/>
        </w:rPr>
      </w:pPr>
      <w:r w:rsidRPr="006C2A02">
        <w:rPr>
          <w:u w:val="single"/>
        </w:rPr>
        <w:t>Activity: Create Test Report</w:t>
      </w:r>
    </w:p>
    <w:p w14:paraId="27E067D5" w14:textId="58D7B05F" w:rsidR="007E3658" w:rsidRPr="006C2A02" w:rsidRDefault="007E3658" w:rsidP="007E3658">
      <w:pPr>
        <w:pStyle w:val="ListParagraph"/>
        <w:numPr>
          <w:ilvl w:val="0"/>
          <w:numId w:val="20"/>
        </w:numPr>
      </w:pPr>
      <w:r w:rsidRPr="006C2A02">
        <w:t>Note down feedback</w:t>
      </w:r>
    </w:p>
    <w:p w14:paraId="659600A7" w14:textId="3953CA02" w:rsidR="00D36C41" w:rsidRPr="006C2A02" w:rsidRDefault="00D36C41" w:rsidP="007E3658">
      <w:pPr>
        <w:pStyle w:val="ListParagraph"/>
        <w:numPr>
          <w:ilvl w:val="0"/>
          <w:numId w:val="20"/>
        </w:numPr>
      </w:pPr>
      <w:r w:rsidRPr="006C2A02">
        <w:t>Create report</w:t>
      </w:r>
    </w:p>
    <w:p w14:paraId="5E7974C8" w14:textId="16BA520B" w:rsidR="00D36C41" w:rsidRPr="006C2A02" w:rsidRDefault="00D36C41" w:rsidP="007E3658">
      <w:pPr>
        <w:pStyle w:val="ListParagraph"/>
        <w:numPr>
          <w:ilvl w:val="0"/>
          <w:numId w:val="20"/>
        </w:numPr>
      </w:pPr>
      <w:r w:rsidRPr="006C2A02">
        <w:t>Give report to client</w:t>
      </w:r>
    </w:p>
    <w:p w14:paraId="2BD265CF" w14:textId="2ACB957D" w:rsidR="0067078B" w:rsidRPr="006C2A02" w:rsidRDefault="0067078B" w:rsidP="0067078B">
      <w:pPr>
        <w:rPr>
          <w:u w:val="single"/>
        </w:rPr>
      </w:pPr>
      <w:r w:rsidRPr="006C2A02">
        <w:rPr>
          <w:u w:val="single"/>
        </w:rPr>
        <w:t>Activity: Make Necessary Changes</w:t>
      </w:r>
    </w:p>
    <w:p w14:paraId="2E2F1D25" w14:textId="46D0034E" w:rsidR="00D36C41" w:rsidRPr="006C2A02" w:rsidRDefault="00D36C41" w:rsidP="00D36C41">
      <w:pPr>
        <w:pStyle w:val="ListParagraph"/>
        <w:numPr>
          <w:ilvl w:val="0"/>
          <w:numId w:val="2"/>
        </w:numPr>
        <w:rPr>
          <w:u w:val="single"/>
        </w:rPr>
      </w:pPr>
      <w:r w:rsidRPr="006C2A02">
        <w:t>Make the changes based on the test report</w:t>
      </w:r>
    </w:p>
    <w:p w14:paraId="6CD5A466" w14:textId="6D841ED2" w:rsidR="0067078B" w:rsidRPr="006C2A02" w:rsidRDefault="0067078B" w:rsidP="0067078B">
      <w:pPr>
        <w:rPr>
          <w:u w:val="single"/>
        </w:rPr>
      </w:pPr>
      <w:r w:rsidRPr="006C2A02">
        <w:rPr>
          <w:u w:val="single"/>
        </w:rPr>
        <w:t xml:space="preserve">Deliverables for milestone </w:t>
      </w:r>
      <w:r w:rsidRPr="006C2A02">
        <w:rPr>
          <w:b/>
          <w:u w:val="single"/>
        </w:rPr>
        <w:t>M4</w:t>
      </w:r>
      <w:r w:rsidRPr="006C2A02">
        <w:rPr>
          <w:u w:val="single"/>
        </w:rPr>
        <w:t>:</w:t>
      </w:r>
    </w:p>
    <w:p w14:paraId="5B10BDDC" w14:textId="1894ABF9" w:rsidR="0067078B" w:rsidRPr="006C2A02" w:rsidRDefault="002E0A6C" w:rsidP="0067078B">
      <w:pPr>
        <w:pStyle w:val="ListParagraph"/>
        <w:numPr>
          <w:ilvl w:val="0"/>
          <w:numId w:val="2"/>
        </w:numPr>
      </w:pPr>
      <w:r w:rsidRPr="006C2A02">
        <w:t>Test Report</w:t>
      </w:r>
    </w:p>
    <w:p w14:paraId="5F32B280" w14:textId="36F6CD64" w:rsidR="0067078B" w:rsidRPr="006C2A02" w:rsidRDefault="0067078B" w:rsidP="0067078B"/>
    <w:p w14:paraId="35323697" w14:textId="58815E9A" w:rsidR="0067078B" w:rsidRPr="006C2A02" w:rsidRDefault="0067078B" w:rsidP="005A65E0">
      <w:pPr>
        <w:pStyle w:val="Heading2"/>
      </w:pPr>
      <w:bookmarkStart w:id="76" w:name="_Toc507493945"/>
      <w:bookmarkStart w:id="77" w:name="_Toc508106393"/>
      <w:r w:rsidRPr="006C2A02">
        <w:t>Phase 5: Deploy</w:t>
      </w:r>
      <w:bookmarkEnd w:id="76"/>
      <w:bookmarkEnd w:id="77"/>
    </w:p>
    <w:p w14:paraId="05B5A8B2" w14:textId="486E9C2A" w:rsidR="000B27A5" w:rsidRPr="006C2A02" w:rsidRDefault="0067078B" w:rsidP="000B27A5">
      <w:pPr>
        <w:rPr>
          <w:u w:val="single"/>
        </w:rPr>
      </w:pPr>
      <w:r w:rsidRPr="006C2A02">
        <w:rPr>
          <w:u w:val="single"/>
        </w:rPr>
        <w:t>Activity: Install Apps on Devices</w:t>
      </w:r>
    </w:p>
    <w:p w14:paraId="5669E075" w14:textId="19DC0B89" w:rsidR="000B27A5" w:rsidRPr="006C2A02" w:rsidRDefault="000B27A5" w:rsidP="000B27A5">
      <w:pPr>
        <w:pStyle w:val="ListParagraph"/>
        <w:numPr>
          <w:ilvl w:val="0"/>
          <w:numId w:val="2"/>
        </w:numPr>
      </w:pPr>
      <w:r w:rsidRPr="006C2A02">
        <w:t>Optimize devices for compatibility (if necessary)</w:t>
      </w:r>
    </w:p>
    <w:p w14:paraId="4B3AC436" w14:textId="645C2F20" w:rsidR="000B27A5" w:rsidRPr="006C2A02" w:rsidRDefault="0067078B" w:rsidP="000B27A5">
      <w:pPr>
        <w:rPr>
          <w:u w:val="single"/>
        </w:rPr>
      </w:pPr>
      <w:r w:rsidRPr="006C2A02">
        <w:rPr>
          <w:u w:val="single"/>
        </w:rPr>
        <w:t>Activity: Presentation</w:t>
      </w:r>
    </w:p>
    <w:p w14:paraId="3F88C7E6" w14:textId="5B03A8CC" w:rsidR="000B27A5" w:rsidRPr="006C2A02" w:rsidRDefault="000B27A5" w:rsidP="000B27A5">
      <w:pPr>
        <w:pStyle w:val="ListParagraph"/>
        <w:numPr>
          <w:ilvl w:val="0"/>
          <w:numId w:val="22"/>
        </w:numPr>
      </w:pPr>
      <w:r w:rsidRPr="006C2A02">
        <w:t>Create presentation</w:t>
      </w:r>
    </w:p>
    <w:p w14:paraId="045D359A" w14:textId="40E949A5" w:rsidR="000B27A5" w:rsidRPr="006C2A02" w:rsidRDefault="000B27A5" w:rsidP="000B27A5">
      <w:pPr>
        <w:pStyle w:val="ListParagraph"/>
        <w:numPr>
          <w:ilvl w:val="0"/>
          <w:numId w:val="22"/>
        </w:numPr>
      </w:pPr>
      <w:r w:rsidRPr="006C2A02">
        <w:t xml:space="preserve">Set date to present and make </w:t>
      </w:r>
      <w:r w:rsidR="00BF182B" w:rsidRPr="006C2A02">
        <w:t>preparations</w:t>
      </w:r>
    </w:p>
    <w:p w14:paraId="1F293396" w14:textId="233802C5" w:rsidR="000B27A5" w:rsidRPr="006C2A02" w:rsidRDefault="000B27A5" w:rsidP="000B27A5">
      <w:pPr>
        <w:pStyle w:val="ListParagraph"/>
        <w:numPr>
          <w:ilvl w:val="0"/>
          <w:numId w:val="22"/>
        </w:numPr>
      </w:pPr>
      <w:r w:rsidRPr="006C2A02">
        <w:t>Present to client and</w:t>
      </w:r>
      <w:r w:rsidR="00BF182B" w:rsidRPr="006C2A02">
        <w:t xml:space="preserve"> company</w:t>
      </w:r>
    </w:p>
    <w:p w14:paraId="6E1C648D" w14:textId="7358392F" w:rsidR="0067078B" w:rsidRPr="006C2A02" w:rsidRDefault="0067078B" w:rsidP="0067078B">
      <w:pPr>
        <w:rPr>
          <w:u w:val="single"/>
        </w:rPr>
      </w:pPr>
      <w:r w:rsidRPr="006C2A02">
        <w:rPr>
          <w:u w:val="single"/>
        </w:rPr>
        <w:t>Activity: Create Manual</w:t>
      </w:r>
    </w:p>
    <w:p w14:paraId="621DFFF8" w14:textId="5A904DF2" w:rsidR="0067078B" w:rsidRPr="006C2A02" w:rsidRDefault="00BF182B" w:rsidP="00BF182B">
      <w:pPr>
        <w:pStyle w:val="ListParagraph"/>
        <w:numPr>
          <w:ilvl w:val="0"/>
          <w:numId w:val="23"/>
        </w:numPr>
        <w:rPr>
          <w:u w:val="single"/>
        </w:rPr>
      </w:pPr>
      <w:r w:rsidRPr="006C2A02">
        <w:t>Create manual</w:t>
      </w:r>
      <w:r w:rsidR="003E0BDD" w:rsidRPr="006C2A02">
        <w:t xml:space="preserve"> for applications</w:t>
      </w:r>
      <w:r w:rsidR="00E17769" w:rsidRPr="006C2A02">
        <w:t xml:space="preserve"> and database</w:t>
      </w:r>
    </w:p>
    <w:p w14:paraId="05FB3230" w14:textId="3BF2F59E" w:rsidR="00BF182B" w:rsidRPr="006C2A02" w:rsidRDefault="003E0BDD" w:rsidP="00BF182B">
      <w:pPr>
        <w:pStyle w:val="ListParagraph"/>
        <w:numPr>
          <w:ilvl w:val="0"/>
          <w:numId w:val="23"/>
        </w:numPr>
        <w:rPr>
          <w:u w:val="single"/>
        </w:rPr>
      </w:pPr>
      <w:r w:rsidRPr="006C2A02">
        <w:t>Verify with client if manual is understandable to read</w:t>
      </w:r>
      <w:r w:rsidR="00047980">
        <w:t xml:space="preserve"> for all event workers</w:t>
      </w:r>
    </w:p>
    <w:p w14:paraId="65AC2C7F" w14:textId="5379D284" w:rsidR="003E0BDD" w:rsidRPr="006C2A02" w:rsidRDefault="003E0BDD" w:rsidP="00BF182B">
      <w:pPr>
        <w:pStyle w:val="ListParagraph"/>
        <w:numPr>
          <w:ilvl w:val="0"/>
          <w:numId w:val="23"/>
        </w:numPr>
        <w:rPr>
          <w:u w:val="single"/>
        </w:rPr>
      </w:pPr>
      <w:r w:rsidRPr="006C2A02">
        <w:t>Deliver manual to client after making the necessary changes</w:t>
      </w:r>
    </w:p>
    <w:p w14:paraId="2C5094D6" w14:textId="7D18782B" w:rsidR="0067078B" w:rsidRPr="006C2A02" w:rsidRDefault="0067078B" w:rsidP="0067078B">
      <w:pPr>
        <w:rPr>
          <w:u w:val="single"/>
        </w:rPr>
      </w:pPr>
      <w:r w:rsidRPr="006C2A02">
        <w:rPr>
          <w:u w:val="single"/>
        </w:rPr>
        <w:t xml:space="preserve">Deliverables for milestone </w:t>
      </w:r>
      <w:r w:rsidRPr="006C2A02">
        <w:rPr>
          <w:b/>
          <w:u w:val="single"/>
        </w:rPr>
        <w:t>M5</w:t>
      </w:r>
      <w:r w:rsidRPr="006C2A02">
        <w:rPr>
          <w:u w:val="single"/>
        </w:rPr>
        <w:t>:</w:t>
      </w:r>
    </w:p>
    <w:p w14:paraId="2A6AAF82" w14:textId="2947EFAA" w:rsidR="0067078B" w:rsidRPr="006C2A02" w:rsidRDefault="00EC4246" w:rsidP="0067078B">
      <w:pPr>
        <w:pStyle w:val="ListParagraph"/>
        <w:numPr>
          <w:ilvl w:val="0"/>
          <w:numId w:val="2"/>
        </w:numPr>
      </w:pPr>
      <w:r w:rsidRPr="006C2A02">
        <w:t>All applications</w:t>
      </w:r>
    </w:p>
    <w:p w14:paraId="47C214EA" w14:textId="56359003" w:rsidR="00EC4246" w:rsidRPr="006C2A02" w:rsidRDefault="00EC4246" w:rsidP="0067078B">
      <w:pPr>
        <w:pStyle w:val="ListParagraph"/>
        <w:numPr>
          <w:ilvl w:val="0"/>
          <w:numId w:val="2"/>
        </w:numPr>
      </w:pPr>
      <w:r w:rsidRPr="006C2A02">
        <w:t>The database</w:t>
      </w:r>
    </w:p>
    <w:p w14:paraId="5FE2AE63" w14:textId="23D49D29" w:rsidR="00EC4246" w:rsidRPr="006C2A02" w:rsidRDefault="00EC4246" w:rsidP="0067078B">
      <w:pPr>
        <w:pStyle w:val="ListParagraph"/>
        <w:numPr>
          <w:ilvl w:val="0"/>
          <w:numId w:val="2"/>
        </w:numPr>
      </w:pPr>
      <w:r w:rsidRPr="006C2A02">
        <w:t>Fully functional website</w:t>
      </w:r>
      <w:r w:rsidR="00F60F42" w:rsidRPr="006C2A02">
        <w:t xml:space="preserve"> released</w:t>
      </w:r>
    </w:p>
    <w:p w14:paraId="2AED4140" w14:textId="38093468" w:rsidR="00EC4246" w:rsidRPr="006C2A02" w:rsidRDefault="00EC4246" w:rsidP="0067078B">
      <w:pPr>
        <w:pStyle w:val="ListParagraph"/>
        <w:numPr>
          <w:ilvl w:val="0"/>
          <w:numId w:val="2"/>
        </w:numPr>
      </w:pPr>
      <w:r w:rsidRPr="006C2A02">
        <w:t>Presentation of the software solution</w:t>
      </w:r>
    </w:p>
    <w:p w14:paraId="542C4CE0" w14:textId="598286EC" w:rsidR="00DC34C0" w:rsidRPr="006C2A02" w:rsidRDefault="00DC34C0" w:rsidP="0067078B">
      <w:pPr>
        <w:pStyle w:val="ListParagraph"/>
        <w:numPr>
          <w:ilvl w:val="0"/>
          <w:numId w:val="2"/>
        </w:numPr>
      </w:pPr>
      <w:r w:rsidRPr="006C2A02">
        <w:t>Manual</w:t>
      </w:r>
    </w:p>
    <w:p w14:paraId="7F7EE917" w14:textId="01FA9401" w:rsidR="00793047" w:rsidRPr="006C2A02" w:rsidRDefault="00793047">
      <w:r w:rsidRPr="006C2A02">
        <w:br w:type="page"/>
      </w:r>
    </w:p>
    <w:p w14:paraId="050CA064" w14:textId="7556576C" w:rsidR="00793047" w:rsidRPr="006C2A02" w:rsidRDefault="005526C7" w:rsidP="005A65E0">
      <w:pPr>
        <w:pStyle w:val="Heading1"/>
      </w:pPr>
      <w:bookmarkStart w:id="78" w:name="_Toc508106394"/>
      <w:r w:rsidRPr="006C2A02">
        <w:lastRenderedPageBreak/>
        <w:t>Project Management Approach</w:t>
      </w:r>
      <w:bookmarkEnd w:id="78"/>
    </w:p>
    <w:p w14:paraId="5E81E7D2" w14:textId="77777777" w:rsidR="00EC000A" w:rsidRPr="006C2A02" w:rsidRDefault="00EC000A" w:rsidP="005A65E0">
      <w:pPr>
        <w:pStyle w:val="Heading2"/>
      </w:pPr>
    </w:p>
    <w:p w14:paraId="40C46E7E" w14:textId="62B896E6" w:rsidR="00986565" w:rsidRPr="006C2A02" w:rsidRDefault="00AD6A6F" w:rsidP="005A65E0">
      <w:pPr>
        <w:pStyle w:val="Heading2"/>
      </w:pPr>
      <w:bookmarkStart w:id="79" w:name="_Toc507493947"/>
      <w:bookmarkStart w:id="80" w:name="_Toc508106395"/>
      <w:r w:rsidRPr="006C2A02">
        <w:t>Roles</w:t>
      </w:r>
      <w:r w:rsidR="00B014D8" w:rsidRPr="006C2A02">
        <w:t xml:space="preserve"> and Responsibilities</w:t>
      </w:r>
      <w:bookmarkEnd w:id="79"/>
      <w:bookmarkEnd w:id="80"/>
    </w:p>
    <w:tbl>
      <w:tblPr>
        <w:tblStyle w:val="TableGrid"/>
        <w:tblW w:w="0" w:type="auto"/>
        <w:tblLook w:val="04A0" w:firstRow="1" w:lastRow="0" w:firstColumn="1" w:lastColumn="0" w:noHBand="0" w:noVBand="1"/>
      </w:tblPr>
      <w:tblGrid>
        <w:gridCol w:w="2245"/>
        <w:gridCol w:w="3765"/>
        <w:gridCol w:w="3006"/>
      </w:tblGrid>
      <w:tr w:rsidR="00653CD0" w:rsidRPr="006C2A02" w14:paraId="478DD6BB" w14:textId="77777777" w:rsidTr="00653CD0">
        <w:tc>
          <w:tcPr>
            <w:tcW w:w="2245" w:type="dxa"/>
          </w:tcPr>
          <w:p w14:paraId="6607DA31" w14:textId="08F98288" w:rsidR="00653CD0" w:rsidRPr="006C2A02" w:rsidRDefault="00653CD0" w:rsidP="00B014D8">
            <w:pPr>
              <w:rPr>
                <w:b/>
              </w:rPr>
            </w:pPr>
            <w:r w:rsidRPr="006C2A02">
              <w:rPr>
                <w:b/>
              </w:rPr>
              <w:t>Role</w:t>
            </w:r>
          </w:p>
        </w:tc>
        <w:tc>
          <w:tcPr>
            <w:tcW w:w="3765" w:type="dxa"/>
          </w:tcPr>
          <w:p w14:paraId="564A7EFD" w14:textId="38D02FCE" w:rsidR="00653CD0" w:rsidRPr="006C2A02" w:rsidRDefault="00653CD0" w:rsidP="00B014D8">
            <w:pPr>
              <w:rPr>
                <w:b/>
              </w:rPr>
            </w:pPr>
            <w:r w:rsidRPr="006C2A02">
              <w:rPr>
                <w:b/>
              </w:rPr>
              <w:t>Responsibilities</w:t>
            </w:r>
          </w:p>
        </w:tc>
        <w:tc>
          <w:tcPr>
            <w:tcW w:w="3006" w:type="dxa"/>
          </w:tcPr>
          <w:p w14:paraId="02F68D0D" w14:textId="34F03C5C" w:rsidR="00653CD0" w:rsidRPr="006C2A02" w:rsidRDefault="00653CD0" w:rsidP="00B014D8">
            <w:pPr>
              <w:rPr>
                <w:b/>
              </w:rPr>
            </w:pPr>
            <w:r w:rsidRPr="006C2A02">
              <w:rPr>
                <w:b/>
              </w:rPr>
              <w:t>Participant(s)</w:t>
            </w:r>
          </w:p>
        </w:tc>
      </w:tr>
      <w:tr w:rsidR="00A51566" w:rsidRPr="006C2A02" w14:paraId="40F46ED7" w14:textId="77777777" w:rsidTr="00653CD0">
        <w:tc>
          <w:tcPr>
            <w:tcW w:w="2245" w:type="dxa"/>
          </w:tcPr>
          <w:p w14:paraId="609AE3CE" w14:textId="2CE69C78" w:rsidR="00A51566" w:rsidRPr="006C2A02" w:rsidRDefault="00A51566" w:rsidP="00B014D8">
            <w:r w:rsidRPr="006C2A02">
              <w:t>Project Sponsor</w:t>
            </w:r>
          </w:p>
        </w:tc>
        <w:tc>
          <w:tcPr>
            <w:tcW w:w="3765" w:type="dxa"/>
          </w:tcPr>
          <w:p w14:paraId="3FE1EB56" w14:textId="77777777" w:rsidR="00A51566" w:rsidRPr="006C2A02" w:rsidRDefault="00A51566" w:rsidP="00E46E06">
            <w:pPr>
              <w:pStyle w:val="ListParagraph"/>
              <w:numPr>
                <w:ilvl w:val="0"/>
                <w:numId w:val="24"/>
              </w:numPr>
              <w:ind w:left="346"/>
            </w:pPr>
            <w:r w:rsidRPr="006C2A02">
              <w:t>Ultimate decision-maker</w:t>
            </w:r>
          </w:p>
          <w:p w14:paraId="7B180D3B" w14:textId="77777777" w:rsidR="00A51566" w:rsidRPr="006C2A02" w:rsidRDefault="00A51566" w:rsidP="00E46E06">
            <w:pPr>
              <w:pStyle w:val="ListParagraph"/>
              <w:numPr>
                <w:ilvl w:val="0"/>
                <w:numId w:val="24"/>
              </w:numPr>
              <w:ind w:left="346"/>
            </w:pPr>
            <w:r w:rsidRPr="006C2A02">
              <w:t>Provide project oversight and guidance</w:t>
            </w:r>
          </w:p>
          <w:p w14:paraId="31223EA9" w14:textId="1BD153A5" w:rsidR="00A51566" w:rsidRPr="006C2A02" w:rsidRDefault="00A51566" w:rsidP="00E46E06">
            <w:pPr>
              <w:pStyle w:val="ListParagraph"/>
              <w:numPr>
                <w:ilvl w:val="0"/>
                <w:numId w:val="24"/>
              </w:numPr>
              <w:ind w:left="346"/>
            </w:pPr>
            <w:r w:rsidRPr="006C2A02">
              <w:t>Review and approve some project elements</w:t>
            </w:r>
          </w:p>
        </w:tc>
        <w:tc>
          <w:tcPr>
            <w:tcW w:w="3006" w:type="dxa"/>
          </w:tcPr>
          <w:p w14:paraId="09CAB7A8" w14:textId="1D003BBC" w:rsidR="00A51566" w:rsidRPr="006C2A02" w:rsidRDefault="007B7DF9" w:rsidP="00B014D8">
            <w:r w:rsidRPr="006C2A02">
              <w:t>André A. Postma</w:t>
            </w:r>
          </w:p>
        </w:tc>
      </w:tr>
      <w:tr w:rsidR="00A51566" w:rsidRPr="006C2A02" w14:paraId="385B8C39" w14:textId="77777777" w:rsidTr="00653CD0">
        <w:tc>
          <w:tcPr>
            <w:tcW w:w="2245" w:type="dxa"/>
          </w:tcPr>
          <w:p w14:paraId="443DD4A3" w14:textId="6B160FCE" w:rsidR="00A51566" w:rsidRPr="006C2A02" w:rsidRDefault="00E46E06" w:rsidP="00B014D8">
            <w:r w:rsidRPr="006C2A02">
              <w:t>Mentor</w:t>
            </w:r>
          </w:p>
        </w:tc>
        <w:tc>
          <w:tcPr>
            <w:tcW w:w="3765" w:type="dxa"/>
          </w:tcPr>
          <w:p w14:paraId="4E94BDA8" w14:textId="77777777" w:rsidR="00A51566" w:rsidRPr="006C2A02" w:rsidRDefault="00E46E06" w:rsidP="00E46E06">
            <w:pPr>
              <w:pStyle w:val="ListParagraph"/>
              <w:numPr>
                <w:ilvl w:val="0"/>
                <w:numId w:val="24"/>
              </w:numPr>
              <w:ind w:left="346"/>
            </w:pPr>
            <w:r w:rsidRPr="006C2A02">
              <w:t>Provides direction to Project Leader</w:t>
            </w:r>
          </w:p>
          <w:p w14:paraId="49AEC966" w14:textId="77777777" w:rsidR="00E46E06" w:rsidRPr="006C2A02" w:rsidRDefault="00E46E06" w:rsidP="00E46E06">
            <w:pPr>
              <w:pStyle w:val="ListParagraph"/>
              <w:numPr>
                <w:ilvl w:val="0"/>
                <w:numId w:val="24"/>
              </w:numPr>
              <w:ind w:left="346"/>
            </w:pPr>
            <w:r w:rsidRPr="006C2A02">
              <w:t>Review project deliverables</w:t>
            </w:r>
          </w:p>
          <w:p w14:paraId="13134763" w14:textId="532A7A44" w:rsidR="00E46E06" w:rsidRPr="006C2A02" w:rsidRDefault="00E46E06" w:rsidP="00E46E06">
            <w:pPr>
              <w:pStyle w:val="ListParagraph"/>
              <w:numPr>
                <w:ilvl w:val="0"/>
                <w:numId w:val="24"/>
              </w:numPr>
              <w:ind w:left="346"/>
            </w:pPr>
            <w:r w:rsidRPr="006C2A02">
              <w:t>Approves usage of ISSD equipment and makes suggestions</w:t>
            </w:r>
          </w:p>
        </w:tc>
        <w:tc>
          <w:tcPr>
            <w:tcW w:w="3006" w:type="dxa"/>
          </w:tcPr>
          <w:p w14:paraId="65A65018" w14:textId="41DF6BE4" w:rsidR="00A51566" w:rsidRPr="006C2A02" w:rsidRDefault="00BF1442" w:rsidP="00B014D8">
            <w:r w:rsidRPr="006C2A02">
              <w:t>Gerald Hilderink</w:t>
            </w:r>
          </w:p>
        </w:tc>
      </w:tr>
      <w:tr w:rsidR="00653CD0" w:rsidRPr="006C2A02" w14:paraId="3946F813" w14:textId="77777777" w:rsidTr="00653CD0">
        <w:tc>
          <w:tcPr>
            <w:tcW w:w="2245" w:type="dxa"/>
          </w:tcPr>
          <w:p w14:paraId="2773A7D1" w14:textId="0D4B8460" w:rsidR="00653CD0" w:rsidRPr="006C2A02" w:rsidRDefault="00907DC9" w:rsidP="00B014D8">
            <w:r w:rsidRPr="006C2A02">
              <w:t>Project Leader</w:t>
            </w:r>
          </w:p>
        </w:tc>
        <w:tc>
          <w:tcPr>
            <w:tcW w:w="3765" w:type="dxa"/>
          </w:tcPr>
          <w:p w14:paraId="5354B1BC" w14:textId="77777777" w:rsidR="009A365A" w:rsidRPr="006C2A02" w:rsidRDefault="0095114C" w:rsidP="00E46E06">
            <w:pPr>
              <w:pStyle w:val="ListParagraph"/>
              <w:numPr>
                <w:ilvl w:val="0"/>
                <w:numId w:val="24"/>
              </w:numPr>
              <w:ind w:left="346"/>
            </w:pPr>
            <w:r w:rsidRPr="006C2A02">
              <w:t>Manages project in accordance to the project plan</w:t>
            </w:r>
          </w:p>
          <w:p w14:paraId="42BFCC47" w14:textId="77777777" w:rsidR="0095114C" w:rsidRPr="006C2A02" w:rsidRDefault="0095114C" w:rsidP="00E46E06">
            <w:pPr>
              <w:pStyle w:val="ListParagraph"/>
              <w:numPr>
                <w:ilvl w:val="0"/>
                <w:numId w:val="24"/>
              </w:numPr>
              <w:ind w:left="346"/>
            </w:pPr>
            <w:r w:rsidRPr="006C2A02">
              <w:t>Provide overall project direction</w:t>
            </w:r>
          </w:p>
          <w:p w14:paraId="406376E4" w14:textId="77777777" w:rsidR="0095114C" w:rsidRPr="006C2A02" w:rsidRDefault="0095114C" w:rsidP="00E46E06">
            <w:pPr>
              <w:pStyle w:val="ListParagraph"/>
              <w:numPr>
                <w:ilvl w:val="0"/>
                <w:numId w:val="24"/>
              </w:numPr>
              <w:ind w:left="346"/>
            </w:pPr>
            <w:r w:rsidRPr="006C2A02">
              <w:t>Direct and lead the team members toward project objectives</w:t>
            </w:r>
          </w:p>
          <w:p w14:paraId="1AF9CC47" w14:textId="7962E0D3" w:rsidR="0095114C" w:rsidRPr="006C2A02" w:rsidRDefault="0095114C" w:rsidP="00E46E06">
            <w:pPr>
              <w:pStyle w:val="ListParagraph"/>
              <w:numPr>
                <w:ilvl w:val="0"/>
                <w:numId w:val="24"/>
              </w:numPr>
              <w:ind w:left="346"/>
            </w:pPr>
            <w:r w:rsidRPr="006C2A02">
              <w:t>Handle problem resolution</w:t>
            </w:r>
          </w:p>
        </w:tc>
        <w:tc>
          <w:tcPr>
            <w:tcW w:w="3006" w:type="dxa"/>
          </w:tcPr>
          <w:p w14:paraId="7C1E80FA" w14:textId="5E812A22" w:rsidR="00653CD0" w:rsidRPr="006C2A02" w:rsidRDefault="00BF1442" w:rsidP="00B014D8">
            <w:r w:rsidRPr="006C2A02">
              <w:t>Talia Santos</w:t>
            </w:r>
          </w:p>
        </w:tc>
      </w:tr>
      <w:tr w:rsidR="00C12835" w:rsidRPr="006C2A02" w14:paraId="41FB6292" w14:textId="77777777" w:rsidTr="00653CD0">
        <w:tc>
          <w:tcPr>
            <w:tcW w:w="2245" w:type="dxa"/>
          </w:tcPr>
          <w:p w14:paraId="624DD550" w14:textId="548DDB67" w:rsidR="00C12835" w:rsidRPr="006C2A02" w:rsidRDefault="00C12835" w:rsidP="00B014D8">
            <w:r w:rsidRPr="006C2A02">
              <w:t>Project Secretary</w:t>
            </w:r>
          </w:p>
        </w:tc>
        <w:tc>
          <w:tcPr>
            <w:tcW w:w="3765" w:type="dxa"/>
          </w:tcPr>
          <w:p w14:paraId="7C44935F" w14:textId="77777777" w:rsidR="00C12835" w:rsidRPr="006C2A02" w:rsidRDefault="00770EFD" w:rsidP="00E46E06">
            <w:pPr>
              <w:pStyle w:val="ListParagraph"/>
              <w:numPr>
                <w:ilvl w:val="0"/>
                <w:numId w:val="24"/>
              </w:numPr>
              <w:ind w:left="346"/>
            </w:pPr>
            <w:r w:rsidRPr="006C2A02">
              <w:t>Maintain all records of the meetings</w:t>
            </w:r>
          </w:p>
          <w:p w14:paraId="5EFD4EFA" w14:textId="2DDFC0BF" w:rsidR="001576BC" w:rsidRPr="006C2A02" w:rsidRDefault="001576BC" w:rsidP="00E46E06">
            <w:pPr>
              <w:pStyle w:val="ListParagraph"/>
              <w:numPr>
                <w:ilvl w:val="0"/>
                <w:numId w:val="24"/>
              </w:numPr>
              <w:ind w:left="346"/>
            </w:pPr>
            <w:r w:rsidRPr="006C2A02">
              <w:t>Sends emails on behalf of the Project Leader</w:t>
            </w:r>
          </w:p>
        </w:tc>
        <w:tc>
          <w:tcPr>
            <w:tcW w:w="3006" w:type="dxa"/>
          </w:tcPr>
          <w:p w14:paraId="36CBC2C2" w14:textId="396D7FD6" w:rsidR="00C12835" w:rsidRPr="006C2A02" w:rsidRDefault="001576BC" w:rsidP="00B014D8">
            <w:r w:rsidRPr="006C2A02">
              <w:t xml:space="preserve">Thanh </w:t>
            </w:r>
            <w:r w:rsidRPr="006C2A02">
              <w:rPr>
                <w:color w:val="262626" w:themeColor="text1" w:themeTint="D9"/>
                <w:lang w:val="pt-PT"/>
              </w:rPr>
              <w:t>Hoàng</w:t>
            </w:r>
          </w:p>
        </w:tc>
      </w:tr>
      <w:tr w:rsidR="001576BC" w:rsidRPr="006C2A02" w14:paraId="64C67907" w14:textId="77777777" w:rsidTr="00653CD0">
        <w:tc>
          <w:tcPr>
            <w:tcW w:w="2245" w:type="dxa"/>
          </w:tcPr>
          <w:p w14:paraId="657E8001" w14:textId="6CF74E36" w:rsidR="001576BC" w:rsidRPr="006C2A02" w:rsidRDefault="001576BC" w:rsidP="00B014D8">
            <w:r w:rsidRPr="006C2A02">
              <w:t>Minute Taker</w:t>
            </w:r>
          </w:p>
        </w:tc>
        <w:tc>
          <w:tcPr>
            <w:tcW w:w="3765" w:type="dxa"/>
          </w:tcPr>
          <w:p w14:paraId="40B58D13" w14:textId="77777777" w:rsidR="001576BC" w:rsidRPr="006C2A02" w:rsidRDefault="001576BC" w:rsidP="00E46E06">
            <w:pPr>
              <w:pStyle w:val="ListParagraph"/>
              <w:numPr>
                <w:ilvl w:val="0"/>
                <w:numId w:val="24"/>
              </w:numPr>
              <w:ind w:left="346"/>
            </w:pPr>
            <w:r w:rsidRPr="006C2A02">
              <w:t>Takes the minutes at every meeting</w:t>
            </w:r>
          </w:p>
          <w:p w14:paraId="41019C13" w14:textId="227BEC00" w:rsidR="001576BC" w:rsidRPr="006C2A02" w:rsidRDefault="001576BC" w:rsidP="00E46E06">
            <w:pPr>
              <w:pStyle w:val="ListParagraph"/>
              <w:numPr>
                <w:ilvl w:val="0"/>
                <w:numId w:val="24"/>
              </w:numPr>
              <w:ind w:left="346"/>
            </w:pPr>
            <w:r w:rsidRPr="006C2A02">
              <w:t>Provides the minutes to all participants</w:t>
            </w:r>
          </w:p>
        </w:tc>
        <w:tc>
          <w:tcPr>
            <w:tcW w:w="3006" w:type="dxa"/>
          </w:tcPr>
          <w:p w14:paraId="75CD6C73" w14:textId="35406906" w:rsidR="001576BC" w:rsidRPr="006C2A02" w:rsidRDefault="00F719C6" w:rsidP="00B014D8">
            <w:r>
              <w:t>Rotates among Project Team</w:t>
            </w:r>
          </w:p>
        </w:tc>
      </w:tr>
      <w:tr w:rsidR="00653CD0" w:rsidRPr="006C2A02" w14:paraId="447F7BF7" w14:textId="77777777" w:rsidTr="00653CD0">
        <w:tc>
          <w:tcPr>
            <w:tcW w:w="2245" w:type="dxa"/>
          </w:tcPr>
          <w:p w14:paraId="72A7B11D" w14:textId="41E32DE7" w:rsidR="00653CD0" w:rsidRPr="006C2A02" w:rsidRDefault="0095114C" w:rsidP="00B014D8">
            <w:r w:rsidRPr="006C2A02">
              <w:t xml:space="preserve">Project </w:t>
            </w:r>
            <w:r w:rsidR="00F719C6">
              <w:t>Team</w:t>
            </w:r>
          </w:p>
        </w:tc>
        <w:tc>
          <w:tcPr>
            <w:tcW w:w="3765" w:type="dxa"/>
          </w:tcPr>
          <w:p w14:paraId="7BF6D630" w14:textId="77777777" w:rsidR="00653CD0" w:rsidRPr="006C2A02" w:rsidRDefault="0095114C" w:rsidP="00E46E06">
            <w:pPr>
              <w:pStyle w:val="ListParagraph"/>
              <w:numPr>
                <w:ilvl w:val="0"/>
                <w:numId w:val="24"/>
              </w:numPr>
              <w:ind w:left="346"/>
            </w:pPr>
            <w:r w:rsidRPr="006C2A02">
              <w:t xml:space="preserve">Understand the </w:t>
            </w:r>
            <w:r w:rsidR="009377CC" w:rsidRPr="006C2A02">
              <w:t>project goal and has the knowledge to carry out the project</w:t>
            </w:r>
          </w:p>
          <w:p w14:paraId="7E59FD9E" w14:textId="77777777" w:rsidR="009377CC" w:rsidRPr="006C2A02" w:rsidRDefault="009377CC" w:rsidP="00E46E06">
            <w:pPr>
              <w:pStyle w:val="ListParagraph"/>
              <w:numPr>
                <w:ilvl w:val="0"/>
                <w:numId w:val="24"/>
              </w:numPr>
              <w:ind w:left="346"/>
            </w:pPr>
            <w:r w:rsidRPr="006C2A02">
              <w:t>Review and approve project deliverables</w:t>
            </w:r>
          </w:p>
          <w:p w14:paraId="264C22F7" w14:textId="77777777" w:rsidR="009377CC" w:rsidRPr="006C2A02" w:rsidRDefault="009377CC" w:rsidP="00E46E06">
            <w:pPr>
              <w:pStyle w:val="ListParagraph"/>
              <w:numPr>
                <w:ilvl w:val="0"/>
                <w:numId w:val="24"/>
              </w:numPr>
              <w:ind w:left="346"/>
            </w:pPr>
            <w:r w:rsidRPr="006C2A02">
              <w:t>Provide knowledge and suggestions</w:t>
            </w:r>
          </w:p>
          <w:p w14:paraId="264298ED" w14:textId="55340A3C" w:rsidR="009377CC" w:rsidRPr="006C2A02" w:rsidRDefault="009377CC" w:rsidP="00E46E06">
            <w:pPr>
              <w:pStyle w:val="ListParagraph"/>
              <w:numPr>
                <w:ilvl w:val="0"/>
                <w:numId w:val="24"/>
              </w:numPr>
              <w:ind w:left="346"/>
            </w:pPr>
            <w:r w:rsidRPr="006C2A02">
              <w:t>Assure quality of products</w:t>
            </w:r>
          </w:p>
        </w:tc>
        <w:tc>
          <w:tcPr>
            <w:tcW w:w="3006" w:type="dxa"/>
          </w:tcPr>
          <w:p w14:paraId="55F0F248" w14:textId="7A53FDB9" w:rsidR="00BF1442" w:rsidRPr="006C2A02" w:rsidRDefault="00BF1442" w:rsidP="00B014D8">
            <w:pPr>
              <w:rPr>
                <w:color w:val="262626" w:themeColor="text1" w:themeTint="D9"/>
                <w:lang w:val="pt-PT"/>
              </w:rPr>
            </w:pPr>
            <w:r w:rsidRPr="006C2A02">
              <w:t>Dholon Akter</w:t>
            </w:r>
          </w:p>
          <w:p w14:paraId="67BBEA64" w14:textId="336F753A" w:rsidR="00BF1442" w:rsidRPr="006C2A02" w:rsidRDefault="00BF1442" w:rsidP="00B014D8">
            <w:pPr>
              <w:rPr>
                <w:color w:val="262626" w:themeColor="text1" w:themeTint="D9"/>
                <w:lang w:val="pt-PT"/>
              </w:rPr>
            </w:pPr>
            <w:r w:rsidRPr="006C2A02">
              <w:rPr>
                <w:color w:val="262626" w:themeColor="text1" w:themeTint="D9"/>
                <w:lang w:val="pt-PT"/>
              </w:rPr>
              <w:t>Chanelle Hart</w:t>
            </w:r>
          </w:p>
          <w:p w14:paraId="2EF2A5D3" w14:textId="77777777" w:rsidR="00BF1442" w:rsidRPr="006C2A02" w:rsidRDefault="00BF1442" w:rsidP="00B014D8">
            <w:pPr>
              <w:rPr>
                <w:color w:val="262626" w:themeColor="text1" w:themeTint="D9"/>
                <w:lang w:val="pt-PT"/>
              </w:rPr>
            </w:pPr>
            <w:r w:rsidRPr="006C2A02">
              <w:rPr>
                <w:color w:val="262626" w:themeColor="text1" w:themeTint="D9"/>
                <w:lang w:val="pt-PT"/>
              </w:rPr>
              <w:t>Thanh Hoàng</w:t>
            </w:r>
          </w:p>
          <w:p w14:paraId="63F18B72" w14:textId="0E0ED695" w:rsidR="00E93BEE" w:rsidRPr="006C2A02" w:rsidRDefault="00E93BEE" w:rsidP="00B014D8">
            <w:pPr>
              <w:rPr>
                <w:color w:val="262626" w:themeColor="text1" w:themeTint="D9"/>
                <w:lang w:val="pt-PT"/>
              </w:rPr>
            </w:pPr>
            <w:r w:rsidRPr="006C2A02">
              <w:t>Talia Santos</w:t>
            </w:r>
          </w:p>
        </w:tc>
      </w:tr>
      <w:tr w:rsidR="00653CD0" w:rsidRPr="006C2A02" w14:paraId="0F536D4B" w14:textId="77777777" w:rsidTr="00653CD0">
        <w:tc>
          <w:tcPr>
            <w:tcW w:w="2245" w:type="dxa"/>
          </w:tcPr>
          <w:p w14:paraId="69C38D9E" w14:textId="67BC298C" w:rsidR="00653CD0" w:rsidRPr="006C2A02" w:rsidRDefault="00E93BEE" w:rsidP="00B014D8">
            <w:r w:rsidRPr="006C2A02">
              <w:t>Subject Matter  Experts</w:t>
            </w:r>
          </w:p>
        </w:tc>
        <w:tc>
          <w:tcPr>
            <w:tcW w:w="3765" w:type="dxa"/>
          </w:tcPr>
          <w:p w14:paraId="0E1CCCE7" w14:textId="699EAF36" w:rsidR="00653CD0" w:rsidRPr="006C2A02" w:rsidRDefault="001D2308" w:rsidP="00E93BEE">
            <w:pPr>
              <w:pStyle w:val="ListParagraph"/>
              <w:numPr>
                <w:ilvl w:val="0"/>
                <w:numId w:val="24"/>
              </w:numPr>
              <w:ind w:left="346"/>
            </w:pPr>
            <w:r w:rsidRPr="006C2A02">
              <w:t>Lend expertise and guidance as needed</w:t>
            </w:r>
          </w:p>
        </w:tc>
        <w:tc>
          <w:tcPr>
            <w:tcW w:w="3006" w:type="dxa"/>
          </w:tcPr>
          <w:p w14:paraId="01ED7FFB" w14:textId="69520131" w:rsidR="00653CD0" w:rsidRPr="006C2A02" w:rsidRDefault="001D2308" w:rsidP="00B014D8">
            <w:r w:rsidRPr="006C2A02">
              <w:t>To be identified at a later date</w:t>
            </w:r>
          </w:p>
        </w:tc>
      </w:tr>
    </w:tbl>
    <w:p w14:paraId="74B218FA" w14:textId="77777777" w:rsidR="009664F8" w:rsidRPr="006C2A02" w:rsidRDefault="009664F8" w:rsidP="005A65E0">
      <w:pPr>
        <w:pStyle w:val="Heading2"/>
      </w:pPr>
    </w:p>
    <w:p w14:paraId="39C84904" w14:textId="77777777" w:rsidR="00EC000A" w:rsidRPr="006C2A02" w:rsidRDefault="00EC000A">
      <w:pPr>
        <w:rPr>
          <w:rFonts w:eastAsiaTheme="majorEastAsia"/>
          <w:color w:val="2F5496" w:themeColor="accent1" w:themeShade="BF"/>
          <w:sz w:val="28"/>
          <w:szCs w:val="28"/>
        </w:rPr>
      </w:pPr>
      <w:r w:rsidRPr="006C2A02">
        <w:br w:type="page"/>
      </w:r>
    </w:p>
    <w:p w14:paraId="77AC0BD8" w14:textId="5A5B6F55" w:rsidR="00EC000A" w:rsidRPr="006C2A02" w:rsidRDefault="00EC000A" w:rsidP="005A65E0">
      <w:pPr>
        <w:pStyle w:val="Heading2"/>
      </w:pPr>
      <w:bookmarkStart w:id="81" w:name="_Toc507493948"/>
      <w:bookmarkStart w:id="82" w:name="_Toc508106396"/>
      <w:r w:rsidRPr="006C2A02">
        <w:lastRenderedPageBreak/>
        <w:t>Meeting Schedules</w:t>
      </w:r>
      <w:bookmarkEnd w:id="81"/>
      <w:bookmarkEnd w:id="82"/>
    </w:p>
    <w:p w14:paraId="526E8737" w14:textId="5A29819D" w:rsidR="00964DE5" w:rsidRDefault="00964DE5" w:rsidP="00964DE5">
      <w:r w:rsidRPr="006C2A02">
        <w:t xml:space="preserve">Meetings will take place weekly for the first 3 weeks, and then </w:t>
      </w:r>
      <w:commentRangeStart w:id="83"/>
      <w:r w:rsidRPr="006C2A02">
        <w:t>bi-weekly</w:t>
      </w:r>
      <w:r w:rsidR="0089700A">
        <w:t xml:space="preserve"> </w:t>
      </w:r>
      <w:commentRangeEnd w:id="83"/>
      <w:r w:rsidR="000A08A3">
        <w:rPr>
          <w:rStyle w:val="CommentReference"/>
        </w:rPr>
        <w:commentReference w:id="83"/>
      </w:r>
      <w:r w:rsidR="0089700A">
        <w:t>with everyone involved</w:t>
      </w:r>
      <w:r w:rsidRPr="006C2A02">
        <w:t>. Agendas will be distributed 24 hours before the meeting, and minutes will be distributed within 24 hours after the meeting took place.</w:t>
      </w:r>
    </w:p>
    <w:p w14:paraId="055E4260" w14:textId="7E5FF953" w:rsidR="00EE3558" w:rsidRDefault="00EE3558" w:rsidP="00964DE5">
      <w:r>
        <w:t xml:space="preserve">The meetings </w:t>
      </w:r>
      <w:proofErr w:type="spellStart"/>
      <w:ins w:id="84" w:author="Yến Thanh" w:date="2018-03-25T17:54:00Z">
        <w:r w:rsidR="000A08A3">
          <w:t>listed</w:t>
        </w:r>
      </w:ins>
      <w:del w:id="85" w:author="Yến Thanh" w:date="2018-03-25T17:54:00Z">
        <w:r w:rsidDel="000A08A3">
          <w:delText xml:space="preserve">enlisted </w:delText>
        </w:r>
      </w:del>
      <w:r>
        <w:t>are</w:t>
      </w:r>
      <w:proofErr w:type="spellEnd"/>
      <w:r>
        <w:t xml:space="preserve"> </w:t>
      </w:r>
    </w:p>
    <w:tbl>
      <w:tblPr>
        <w:tblStyle w:val="TableGrid"/>
        <w:tblW w:w="0" w:type="auto"/>
        <w:tblLook w:val="04A0" w:firstRow="1" w:lastRow="0" w:firstColumn="1" w:lastColumn="0" w:noHBand="0" w:noVBand="1"/>
      </w:tblPr>
      <w:tblGrid>
        <w:gridCol w:w="895"/>
        <w:gridCol w:w="2117"/>
        <w:gridCol w:w="5983"/>
      </w:tblGrid>
      <w:tr w:rsidR="008B7F8C" w:rsidRPr="006C2A02" w14:paraId="52327BC6" w14:textId="77777777" w:rsidTr="008B7F8C">
        <w:tc>
          <w:tcPr>
            <w:tcW w:w="895" w:type="dxa"/>
          </w:tcPr>
          <w:p w14:paraId="1E4F4326" w14:textId="77777777" w:rsidR="008B7F8C" w:rsidRPr="006C2A02" w:rsidRDefault="008B7F8C" w:rsidP="001D6E20">
            <w:pPr>
              <w:rPr>
                <w:b/>
              </w:rPr>
            </w:pPr>
            <w:r w:rsidRPr="006C2A02">
              <w:rPr>
                <w:b/>
              </w:rPr>
              <w:t>Week</w:t>
            </w:r>
          </w:p>
        </w:tc>
        <w:tc>
          <w:tcPr>
            <w:tcW w:w="2117" w:type="dxa"/>
          </w:tcPr>
          <w:p w14:paraId="61CFCF03" w14:textId="77777777" w:rsidR="008B7F8C" w:rsidRPr="006C2A02" w:rsidRDefault="008B7F8C" w:rsidP="001D6E20">
            <w:pPr>
              <w:rPr>
                <w:b/>
              </w:rPr>
            </w:pPr>
            <w:r w:rsidRPr="006C2A02">
              <w:rPr>
                <w:b/>
              </w:rPr>
              <w:t>Date</w:t>
            </w:r>
          </w:p>
        </w:tc>
        <w:tc>
          <w:tcPr>
            <w:tcW w:w="5983" w:type="dxa"/>
          </w:tcPr>
          <w:p w14:paraId="126BF213" w14:textId="77777777" w:rsidR="008B7F8C" w:rsidRPr="006C2A02" w:rsidRDefault="008B7F8C" w:rsidP="001D6E20">
            <w:pPr>
              <w:rPr>
                <w:b/>
              </w:rPr>
            </w:pPr>
            <w:r w:rsidRPr="006C2A02">
              <w:rPr>
                <w:b/>
              </w:rPr>
              <w:t>Discussion Points</w:t>
            </w:r>
          </w:p>
        </w:tc>
      </w:tr>
      <w:tr w:rsidR="008B7F8C" w:rsidRPr="006C2A02" w14:paraId="464AEE0E" w14:textId="77777777" w:rsidTr="008B7F8C">
        <w:tc>
          <w:tcPr>
            <w:tcW w:w="895" w:type="dxa"/>
          </w:tcPr>
          <w:p w14:paraId="02377DF5" w14:textId="2107CDFC" w:rsidR="008B7F8C" w:rsidRPr="006C2A02" w:rsidRDefault="008B7F8C" w:rsidP="000C6A24">
            <w:r w:rsidRPr="006C2A02">
              <w:t>2</w:t>
            </w:r>
          </w:p>
        </w:tc>
        <w:tc>
          <w:tcPr>
            <w:tcW w:w="2117" w:type="dxa"/>
          </w:tcPr>
          <w:p w14:paraId="25E7C206" w14:textId="465926EB" w:rsidR="008B7F8C" w:rsidRPr="006C2A02" w:rsidRDefault="008B7F8C" w:rsidP="000C6A24">
            <w:r w:rsidRPr="006C2A02">
              <w:t>Tue 20</w:t>
            </w:r>
            <w:r w:rsidRPr="006C2A02">
              <w:rPr>
                <w:vertAlign w:val="superscript"/>
              </w:rPr>
              <w:t>th</w:t>
            </w:r>
            <w:r w:rsidRPr="006C2A02">
              <w:t xml:space="preserve"> Feb 201</w:t>
            </w:r>
            <w:r>
              <w:t>8</w:t>
            </w:r>
          </w:p>
        </w:tc>
        <w:tc>
          <w:tcPr>
            <w:tcW w:w="5983" w:type="dxa"/>
          </w:tcPr>
          <w:p w14:paraId="0E106D3F" w14:textId="77777777" w:rsidR="008B7F8C" w:rsidRPr="006C2A02" w:rsidRDefault="008B7F8C" w:rsidP="000C6A24">
            <w:pPr>
              <w:pStyle w:val="ListParagraph"/>
              <w:numPr>
                <w:ilvl w:val="0"/>
                <w:numId w:val="25"/>
              </w:numPr>
              <w:ind w:left="346"/>
            </w:pPr>
            <w:r w:rsidRPr="006C2A02">
              <w:t>Introduction</w:t>
            </w:r>
          </w:p>
          <w:p w14:paraId="273BC77B" w14:textId="77777777" w:rsidR="008B7F8C" w:rsidRPr="006C2A02" w:rsidRDefault="008B7F8C" w:rsidP="000C6A24">
            <w:pPr>
              <w:pStyle w:val="ListParagraph"/>
              <w:numPr>
                <w:ilvl w:val="0"/>
                <w:numId w:val="25"/>
              </w:numPr>
              <w:ind w:left="346"/>
            </w:pPr>
            <w:r w:rsidRPr="006C2A02">
              <w:t>Present logo and event idea</w:t>
            </w:r>
          </w:p>
          <w:p w14:paraId="3B607900" w14:textId="77777777" w:rsidR="008B7F8C" w:rsidRPr="006C2A02" w:rsidRDefault="008B7F8C" w:rsidP="000C6A24">
            <w:pPr>
              <w:pStyle w:val="ListParagraph"/>
              <w:numPr>
                <w:ilvl w:val="0"/>
                <w:numId w:val="25"/>
              </w:numPr>
              <w:ind w:left="346"/>
            </w:pPr>
            <w:r w:rsidRPr="006C2A02">
              <w:t>Ask advice for first draft of project plan</w:t>
            </w:r>
          </w:p>
          <w:p w14:paraId="11AA1DEE" w14:textId="7F0EBB21" w:rsidR="008B7F8C" w:rsidRPr="006C2A02" w:rsidRDefault="008B7F8C" w:rsidP="000C6A24">
            <w:pPr>
              <w:pStyle w:val="ListParagraph"/>
              <w:numPr>
                <w:ilvl w:val="0"/>
                <w:numId w:val="25"/>
              </w:numPr>
              <w:ind w:left="346"/>
            </w:pPr>
            <w:r w:rsidRPr="006C2A02">
              <w:t>Ask client questions</w:t>
            </w:r>
          </w:p>
        </w:tc>
      </w:tr>
      <w:tr w:rsidR="008B7F8C" w:rsidRPr="006C2A02" w14:paraId="2C70B7AF" w14:textId="77777777" w:rsidTr="008B7F8C">
        <w:tc>
          <w:tcPr>
            <w:tcW w:w="895" w:type="dxa"/>
          </w:tcPr>
          <w:p w14:paraId="6CAF19EA" w14:textId="77777777" w:rsidR="008B7F8C" w:rsidRPr="006C2A02" w:rsidRDefault="008B7F8C" w:rsidP="000C6A24">
            <w:r w:rsidRPr="006C2A02">
              <w:t>3</w:t>
            </w:r>
          </w:p>
        </w:tc>
        <w:tc>
          <w:tcPr>
            <w:tcW w:w="2117" w:type="dxa"/>
          </w:tcPr>
          <w:p w14:paraId="148224B7" w14:textId="2F0C3BDD" w:rsidR="008B7F8C" w:rsidRPr="006C2A02" w:rsidRDefault="008B7F8C" w:rsidP="000C6A24">
            <w:r w:rsidRPr="006C2A02">
              <w:t>Tue 27</w:t>
            </w:r>
            <w:r w:rsidRPr="006C2A02">
              <w:rPr>
                <w:vertAlign w:val="superscript"/>
              </w:rPr>
              <w:t>th</w:t>
            </w:r>
            <w:r w:rsidRPr="006C2A02">
              <w:t xml:space="preserve"> Feb 201</w:t>
            </w:r>
            <w:r>
              <w:t>8</w:t>
            </w:r>
          </w:p>
        </w:tc>
        <w:tc>
          <w:tcPr>
            <w:tcW w:w="5983" w:type="dxa"/>
          </w:tcPr>
          <w:p w14:paraId="79070554" w14:textId="77777777" w:rsidR="008B7F8C" w:rsidRPr="006C2A02" w:rsidRDefault="008B7F8C" w:rsidP="000C6A24">
            <w:pPr>
              <w:pStyle w:val="ListParagraph"/>
              <w:numPr>
                <w:ilvl w:val="0"/>
                <w:numId w:val="26"/>
              </w:numPr>
              <w:ind w:left="346"/>
            </w:pPr>
            <w:r w:rsidRPr="006C2A02">
              <w:t>Present revised project plan</w:t>
            </w:r>
          </w:p>
          <w:p w14:paraId="1D64507E" w14:textId="77777777" w:rsidR="008B7F8C" w:rsidRPr="006C2A02" w:rsidRDefault="008B7F8C" w:rsidP="000C6A24">
            <w:pPr>
              <w:pStyle w:val="ListParagraph"/>
              <w:numPr>
                <w:ilvl w:val="0"/>
                <w:numId w:val="26"/>
              </w:numPr>
              <w:ind w:left="346"/>
            </w:pPr>
            <w:r w:rsidRPr="006C2A02">
              <w:t>Final decision on ID type for event</w:t>
            </w:r>
          </w:p>
        </w:tc>
      </w:tr>
      <w:tr w:rsidR="008B7F8C" w:rsidRPr="006C2A02" w14:paraId="03A59A7A" w14:textId="77777777" w:rsidTr="008B7F8C">
        <w:tc>
          <w:tcPr>
            <w:tcW w:w="895" w:type="dxa"/>
          </w:tcPr>
          <w:p w14:paraId="7BFC2B6E" w14:textId="0DE42284" w:rsidR="008B7F8C" w:rsidRPr="006C2A02" w:rsidRDefault="008B7F8C" w:rsidP="000C6A24">
            <w:r>
              <w:t>3</w:t>
            </w:r>
          </w:p>
        </w:tc>
        <w:tc>
          <w:tcPr>
            <w:tcW w:w="2117" w:type="dxa"/>
          </w:tcPr>
          <w:p w14:paraId="141B1A1E" w14:textId="58EC63AD" w:rsidR="008B7F8C" w:rsidRPr="006C2A02" w:rsidRDefault="008B7F8C" w:rsidP="000C6A24">
            <w:r>
              <w:t>Mon 5</w:t>
            </w:r>
            <w:r w:rsidRPr="00686FE4">
              <w:rPr>
                <w:vertAlign w:val="superscript"/>
              </w:rPr>
              <w:t>th</w:t>
            </w:r>
            <w:r>
              <w:t xml:space="preserve"> Mar 2018</w:t>
            </w:r>
          </w:p>
        </w:tc>
        <w:tc>
          <w:tcPr>
            <w:tcW w:w="5983" w:type="dxa"/>
          </w:tcPr>
          <w:p w14:paraId="781A2A01" w14:textId="3AA7C50D" w:rsidR="008B7F8C" w:rsidRDefault="008B7F8C" w:rsidP="006B6E85">
            <w:pPr>
              <w:pStyle w:val="ListParagraph"/>
              <w:numPr>
                <w:ilvl w:val="0"/>
                <w:numId w:val="33"/>
              </w:numPr>
              <w:ind w:left="361"/>
            </w:pPr>
            <w:r>
              <w:t>Prepare setup document</w:t>
            </w:r>
          </w:p>
          <w:p w14:paraId="30A9F841" w14:textId="1288DFB9" w:rsidR="008B7F8C" w:rsidRPr="006C2A02" w:rsidRDefault="008B7F8C" w:rsidP="006B6E85">
            <w:pPr>
              <w:pStyle w:val="ListParagraph"/>
              <w:numPr>
                <w:ilvl w:val="0"/>
                <w:numId w:val="33"/>
              </w:numPr>
              <w:ind w:left="361"/>
            </w:pPr>
            <w:r>
              <w:t>Prepare website wireframe and design</w:t>
            </w:r>
          </w:p>
        </w:tc>
      </w:tr>
      <w:tr w:rsidR="008B7F8C" w:rsidRPr="006C2A02" w14:paraId="2C9421B2" w14:textId="77777777" w:rsidTr="008B7F8C">
        <w:tc>
          <w:tcPr>
            <w:tcW w:w="895" w:type="dxa"/>
          </w:tcPr>
          <w:p w14:paraId="7B437A1B" w14:textId="77777777" w:rsidR="008B7F8C" w:rsidRPr="006C2A02" w:rsidRDefault="008B7F8C" w:rsidP="000C6A24">
            <w:r w:rsidRPr="006C2A02">
              <w:t>4</w:t>
            </w:r>
          </w:p>
        </w:tc>
        <w:tc>
          <w:tcPr>
            <w:tcW w:w="2117" w:type="dxa"/>
          </w:tcPr>
          <w:p w14:paraId="66B04D3A" w14:textId="049BF9A9" w:rsidR="008B7F8C" w:rsidRPr="006C2A02" w:rsidRDefault="008B7F8C" w:rsidP="000C6A24">
            <w:r w:rsidRPr="006C2A02">
              <w:t>Tue 6</w:t>
            </w:r>
            <w:r w:rsidRPr="006C2A02">
              <w:rPr>
                <w:vertAlign w:val="superscript"/>
              </w:rPr>
              <w:t>th</w:t>
            </w:r>
            <w:r w:rsidRPr="006C2A02">
              <w:t xml:space="preserve"> Mar 201</w:t>
            </w:r>
            <w:r>
              <w:t>8</w:t>
            </w:r>
          </w:p>
        </w:tc>
        <w:tc>
          <w:tcPr>
            <w:tcW w:w="5983" w:type="dxa"/>
          </w:tcPr>
          <w:p w14:paraId="6159CC97" w14:textId="7FE07381" w:rsidR="008B7F8C" w:rsidRPr="006C2A02" w:rsidRDefault="008B7F8C" w:rsidP="000C6A24">
            <w:pPr>
              <w:pStyle w:val="ListParagraph"/>
              <w:numPr>
                <w:ilvl w:val="0"/>
                <w:numId w:val="27"/>
              </w:numPr>
              <w:ind w:left="346"/>
            </w:pPr>
            <w:r w:rsidRPr="006C2A02">
              <w:t>Finalize project plan</w:t>
            </w:r>
            <w:r>
              <w:t xml:space="preserve"> V2.0</w:t>
            </w:r>
          </w:p>
          <w:p w14:paraId="4D0AA621" w14:textId="77777777" w:rsidR="008B7F8C" w:rsidRPr="006C2A02" w:rsidRDefault="008B7F8C" w:rsidP="000C6A24">
            <w:pPr>
              <w:pStyle w:val="ListParagraph"/>
              <w:numPr>
                <w:ilvl w:val="0"/>
                <w:numId w:val="27"/>
              </w:numPr>
              <w:ind w:left="346"/>
            </w:pPr>
            <w:r w:rsidRPr="006C2A02">
              <w:t>Present to client for approval</w:t>
            </w:r>
          </w:p>
        </w:tc>
      </w:tr>
      <w:tr w:rsidR="008B7F8C" w:rsidRPr="006C2A02" w14:paraId="31EC9E2B" w14:textId="77777777" w:rsidTr="008B7F8C">
        <w:tc>
          <w:tcPr>
            <w:tcW w:w="895" w:type="dxa"/>
          </w:tcPr>
          <w:p w14:paraId="49DD7E1C" w14:textId="77777777" w:rsidR="008B7F8C" w:rsidRPr="006C2A02" w:rsidRDefault="008B7F8C" w:rsidP="000C6A24">
            <w:r w:rsidRPr="006C2A02">
              <w:t>6</w:t>
            </w:r>
          </w:p>
        </w:tc>
        <w:tc>
          <w:tcPr>
            <w:tcW w:w="2117" w:type="dxa"/>
          </w:tcPr>
          <w:p w14:paraId="513BC6D9" w14:textId="4F4D4954" w:rsidR="008B7F8C" w:rsidRPr="006C2A02" w:rsidRDefault="008B7F8C" w:rsidP="000C6A24">
            <w:r w:rsidRPr="006C2A02">
              <w:t>Tue 20</w:t>
            </w:r>
            <w:r w:rsidRPr="006C2A02">
              <w:rPr>
                <w:vertAlign w:val="superscript"/>
              </w:rPr>
              <w:t>th</w:t>
            </w:r>
            <w:r w:rsidRPr="006C2A02">
              <w:t xml:space="preserve"> Mar 201</w:t>
            </w:r>
            <w:r>
              <w:t>8</w:t>
            </w:r>
          </w:p>
        </w:tc>
        <w:tc>
          <w:tcPr>
            <w:tcW w:w="5983" w:type="dxa"/>
          </w:tcPr>
          <w:p w14:paraId="581A0685" w14:textId="77777777" w:rsidR="008B7F8C" w:rsidRPr="006C2A02" w:rsidRDefault="008B7F8C" w:rsidP="000C6A24">
            <w:pPr>
              <w:pStyle w:val="ListParagraph"/>
              <w:numPr>
                <w:ilvl w:val="0"/>
                <w:numId w:val="28"/>
              </w:numPr>
              <w:ind w:left="346"/>
            </w:pPr>
            <w:r w:rsidRPr="006C2A02">
              <w:t>Update status: setup document</w:t>
            </w:r>
          </w:p>
          <w:p w14:paraId="7978FF71" w14:textId="77777777" w:rsidR="008B7F8C" w:rsidRPr="006C2A02" w:rsidRDefault="008B7F8C" w:rsidP="000C6A24">
            <w:pPr>
              <w:pStyle w:val="ListParagraph"/>
              <w:numPr>
                <w:ilvl w:val="0"/>
                <w:numId w:val="28"/>
              </w:numPr>
              <w:ind w:left="346"/>
            </w:pPr>
            <w:r w:rsidRPr="006C2A02">
              <w:t>Ask mentor for advice</w:t>
            </w:r>
          </w:p>
        </w:tc>
      </w:tr>
      <w:tr w:rsidR="008B7F8C" w:rsidRPr="006C2A02" w14:paraId="4BED8243" w14:textId="77777777" w:rsidTr="008B7F8C">
        <w:tc>
          <w:tcPr>
            <w:tcW w:w="895" w:type="dxa"/>
          </w:tcPr>
          <w:p w14:paraId="729CD8FB" w14:textId="0A71C21A" w:rsidR="008B7F8C" w:rsidRPr="006C2A02" w:rsidRDefault="008B7F8C" w:rsidP="000C6A24">
            <w:r>
              <w:t>7</w:t>
            </w:r>
          </w:p>
        </w:tc>
        <w:tc>
          <w:tcPr>
            <w:tcW w:w="2117" w:type="dxa"/>
          </w:tcPr>
          <w:p w14:paraId="063D1551" w14:textId="77777777" w:rsidR="008B7F8C" w:rsidRPr="006C2A02" w:rsidRDefault="008B7F8C" w:rsidP="000C6A24"/>
        </w:tc>
        <w:tc>
          <w:tcPr>
            <w:tcW w:w="5983" w:type="dxa"/>
          </w:tcPr>
          <w:p w14:paraId="4A30C474" w14:textId="77777777" w:rsidR="008B7F8C" w:rsidRPr="006C2A02" w:rsidRDefault="008B7F8C" w:rsidP="002D42C5"/>
        </w:tc>
      </w:tr>
      <w:tr w:rsidR="008B7F8C" w:rsidRPr="006C2A02" w14:paraId="11E022D3" w14:textId="77777777" w:rsidTr="008B7F8C">
        <w:tc>
          <w:tcPr>
            <w:tcW w:w="895" w:type="dxa"/>
          </w:tcPr>
          <w:p w14:paraId="5D7CA4DF" w14:textId="77777777" w:rsidR="008B7F8C" w:rsidRPr="006C2A02" w:rsidRDefault="008B7F8C" w:rsidP="000C6A24">
            <w:r w:rsidRPr="006C2A02">
              <w:t>8</w:t>
            </w:r>
          </w:p>
        </w:tc>
        <w:tc>
          <w:tcPr>
            <w:tcW w:w="2117" w:type="dxa"/>
          </w:tcPr>
          <w:p w14:paraId="11CDE345" w14:textId="0E96BC1B" w:rsidR="008B7F8C" w:rsidRPr="006C2A02" w:rsidRDefault="008B7F8C" w:rsidP="000C6A24">
            <w:r w:rsidRPr="006C2A02">
              <w:t>Tue 3</w:t>
            </w:r>
            <w:r w:rsidRPr="006C2A02">
              <w:rPr>
                <w:vertAlign w:val="superscript"/>
              </w:rPr>
              <w:t>rd</w:t>
            </w:r>
            <w:r w:rsidRPr="006C2A02">
              <w:t xml:space="preserve"> Apr 201</w:t>
            </w:r>
            <w:r>
              <w:t>8</w:t>
            </w:r>
          </w:p>
        </w:tc>
        <w:tc>
          <w:tcPr>
            <w:tcW w:w="5983" w:type="dxa"/>
          </w:tcPr>
          <w:p w14:paraId="366E40D7" w14:textId="77777777" w:rsidR="008B7F8C" w:rsidRPr="006C2A02" w:rsidRDefault="008B7F8C" w:rsidP="000C6A24">
            <w:pPr>
              <w:pStyle w:val="ListParagraph"/>
              <w:numPr>
                <w:ilvl w:val="0"/>
                <w:numId w:val="29"/>
              </w:numPr>
              <w:ind w:left="346"/>
            </w:pPr>
            <w:r w:rsidRPr="006C2A02">
              <w:t>Finalize deliverable for block 1</w:t>
            </w:r>
          </w:p>
          <w:p w14:paraId="3EBA540B" w14:textId="77777777" w:rsidR="008B7F8C" w:rsidRPr="006C2A02" w:rsidRDefault="008B7F8C" w:rsidP="000C6A24">
            <w:pPr>
              <w:pStyle w:val="ListParagraph"/>
              <w:numPr>
                <w:ilvl w:val="0"/>
                <w:numId w:val="29"/>
              </w:numPr>
              <w:ind w:left="346"/>
            </w:pPr>
            <w:r w:rsidRPr="006C2A02">
              <w:t>Get feedback from client</w:t>
            </w:r>
          </w:p>
          <w:p w14:paraId="0D36FEF8" w14:textId="77777777" w:rsidR="008B7F8C" w:rsidRPr="006C2A02" w:rsidRDefault="008B7F8C" w:rsidP="000C6A24">
            <w:pPr>
              <w:pStyle w:val="ListParagraph"/>
              <w:numPr>
                <w:ilvl w:val="0"/>
                <w:numId w:val="29"/>
              </w:numPr>
              <w:ind w:left="346"/>
            </w:pPr>
            <w:r w:rsidRPr="006C2A02">
              <w:t>Ask mentor for advice</w:t>
            </w:r>
          </w:p>
        </w:tc>
      </w:tr>
      <w:tr w:rsidR="008B7F8C" w:rsidRPr="006C2A02" w14:paraId="6F3F3DD8" w14:textId="77777777" w:rsidTr="008B7F8C">
        <w:tc>
          <w:tcPr>
            <w:tcW w:w="895" w:type="dxa"/>
          </w:tcPr>
          <w:p w14:paraId="5EA4AB01" w14:textId="77777777" w:rsidR="008B7F8C" w:rsidRPr="006C2A02" w:rsidRDefault="008B7F8C" w:rsidP="000C6A24">
            <w:r w:rsidRPr="006C2A02">
              <w:t>10</w:t>
            </w:r>
          </w:p>
        </w:tc>
        <w:tc>
          <w:tcPr>
            <w:tcW w:w="2117" w:type="dxa"/>
          </w:tcPr>
          <w:p w14:paraId="6E412199" w14:textId="66C4AEC0" w:rsidR="008B7F8C" w:rsidRPr="006C2A02" w:rsidRDefault="008B7F8C" w:rsidP="000C6A24">
            <w:r w:rsidRPr="006C2A02">
              <w:t>Tue 17</w:t>
            </w:r>
            <w:r w:rsidRPr="006C2A02">
              <w:rPr>
                <w:vertAlign w:val="superscript"/>
              </w:rPr>
              <w:t>th</w:t>
            </w:r>
            <w:r w:rsidRPr="006C2A02">
              <w:t xml:space="preserve"> Apr 201</w:t>
            </w:r>
            <w:r>
              <w:t>8</w:t>
            </w:r>
          </w:p>
        </w:tc>
        <w:tc>
          <w:tcPr>
            <w:tcW w:w="5983" w:type="dxa"/>
          </w:tcPr>
          <w:p w14:paraId="0F98AD5B" w14:textId="77777777" w:rsidR="008B7F8C" w:rsidRPr="006C2A02" w:rsidRDefault="008B7F8C" w:rsidP="000C6A24">
            <w:r w:rsidRPr="006C2A02">
              <w:t>Present deliverables for block 1</w:t>
            </w:r>
          </w:p>
        </w:tc>
      </w:tr>
      <w:tr w:rsidR="008B7F8C" w:rsidRPr="006C2A02" w14:paraId="5982D8C6" w14:textId="77777777" w:rsidTr="008B7F8C">
        <w:tc>
          <w:tcPr>
            <w:tcW w:w="895" w:type="dxa"/>
          </w:tcPr>
          <w:p w14:paraId="19A2FBAB" w14:textId="60C91928" w:rsidR="008B7F8C" w:rsidRPr="006C2A02" w:rsidRDefault="008B7F8C" w:rsidP="002D42C5">
            <w:r w:rsidRPr="006C2A02">
              <w:t>13</w:t>
            </w:r>
          </w:p>
        </w:tc>
        <w:tc>
          <w:tcPr>
            <w:tcW w:w="2117" w:type="dxa"/>
          </w:tcPr>
          <w:p w14:paraId="1C9D9D46" w14:textId="4BC61E81" w:rsidR="008B7F8C" w:rsidRPr="006C2A02" w:rsidRDefault="008B7F8C" w:rsidP="002D42C5">
            <w:r w:rsidRPr="006C2A02">
              <w:t>Tue 8</w:t>
            </w:r>
            <w:r w:rsidRPr="006C2A02">
              <w:rPr>
                <w:vertAlign w:val="superscript"/>
              </w:rPr>
              <w:t>th</w:t>
            </w:r>
            <w:r w:rsidRPr="006C2A02">
              <w:t xml:space="preserve"> May 201</w:t>
            </w:r>
            <w:r>
              <w:t>8</w:t>
            </w:r>
          </w:p>
        </w:tc>
        <w:tc>
          <w:tcPr>
            <w:tcW w:w="5983" w:type="dxa"/>
          </w:tcPr>
          <w:p w14:paraId="37C68612" w14:textId="77777777" w:rsidR="008B7F8C" w:rsidRPr="006C2A02" w:rsidRDefault="008B7F8C" w:rsidP="002D42C5">
            <w:pPr>
              <w:pStyle w:val="ListParagraph"/>
              <w:numPr>
                <w:ilvl w:val="0"/>
                <w:numId w:val="30"/>
              </w:numPr>
              <w:ind w:left="346"/>
            </w:pPr>
            <w:r w:rsidRPr="006C2A02">
              <w:t>Present prototype of applications, website, and database</w:t>
            </w:r>
          </w:p>
          <w:p w14:paraId="5DFD4D14" w14:textId="56123BCD" w:rsidR="008B7F8C" w:rsidRPr="006C2A02" w:rsidRDefault="008B7F8C" w:rsidP="002D42C5">
            <w:pPr>
              <w:pStyle w:val="ListParagraph"/>
              <w:numPr>
                <w:ilvl w:val="0"/>
                <w:numId w:val="30"/>
              </w:numPr>
              <w:ind w:left="346"/>
            </w:pPr>
            <w:r w:rsidRPr="006C2A02">
              <w:t>Receive feedback from client and mentor</w:t>
            </w:r>
          </w:p>
        </w:tc>
      </w:tr>
      <w:tr w:rsidR="008B7F8C" w:rsidRPr="006C2A02" w14:paraId="0FCD1C38" w14:textId="77777777" w:rsidTr="008B7F8C">
        <w:tc>
          <w:tcPr>
            <w:tcW w:w="895" w:type="dxa"/>
          </w:tcPr>
          <w:p w14:paraId="4982F5AA" w14:textId="77777777" w:rsidR="008B7F8C" w:rsidRPr="006C2A02" w:rsidRDefault="008B7F8C" w:rsidP="002D42C5">
            <w:r w:rsidRPr="006C2A02">
              <w:t>16</w:t>
            </w:r>
          </w:p>
        </w:tc>
        <w:tc>
          <w:tcPr>
            <w:tcW w:w="2117" w:type="dxa"/>
          </w:tcPr>
          <w:p w14:paraId="401765FB" w14:textId="191CC51F" w:rsidR="008B7F8C" w:rsidRPr="006C2A02" w:rsidRDefault="008B7F8C" w:rsidP="002D42C5">
            <w:r w:rsidRPr="006C2A02">
              <w:t>Tue 29</w:t>
            </w:r>
            <w:r w:rsidRPr="006C2A02">
              <w:rPr>
                <w:vertAlign w:val="superscript"/>
              </w:rPr>
              <w:t>th</w:t>
            </w:r>
            <w:r w:rsidRPr="006C2A02">
              <w:t xml:space="preserve"> May 201</w:t>
            </w:r>
            <w:r>
              <w:t>8</w:t>
            </w:r>
          </w:p>
        </w:tc>
        <w:tc>
          <w:tcPr>
            <w:tcW w:w="5983" w:type="dxa"/>
          </w:tcPr>
          <w:p w14:paraId="6C91E4A2" w14:textId="77777777" w:rsidR="008B7F8C" w:rsidRPr="006C2A02" w:rsidRDefault="008B7F8C" w:rsidP="002D42C5">
            <w:pPr>
              <w:pStyle w:val="ListParagraph"/>
              <w:numPr>
                <w:ilvl w:val="0"/>
                <w:numId w:val="31"/>
              </w:numPr>
              <w:ind w:left="346"/>
            </w:pPr>
            <w:r w:rsidRPr="006C2A02">
              <w:t>Present unofficial deliverables to mentor</w:t>
            </w:r>
          </w:p>
          <w:p w14:paraId="33FD19A2" w14:textId="77777777" w:rsidR="008B7F8C" w:rsidRPr="006C2A02" w:rsidRDefault="008B7F8C" w:rsidP="002D42C5">
            <w:pPr>
              <w:pStyle w:val="ListParagraph"/>
              <w:numPr>
                <w:ilvl w:val="0"/>
                <w:numId w:val="31"/>
              </w:numPr>
              <w:ind w:left="346"/>
            </w:pPr>
            <w:r w:rsidRPr="006C2A02">
              <w:t>Receive feedback</w:t>
            </w:r>
          </w:p>
        </w:tc>
      </w:tr>
      <w:tr w:rsidR="008B7F8C" w:rsidRPr="006C2A02" w14:paraId="7941C9AD" w14:textId="77777777" w:rsidTr="008B7F8C">
        <w:tc>
          <w:tcPr>
            <w:tcW w:w="895" w:type="dxa"/>
          </w:tcPr>
          <w:p w14:paraId="4AC044F1" w14:textId="77777777" w:rsidR="008B7F8C" w:rsidRPr="006C2A02" w:rsidRDefault="008B7F8C" w:rsidP="002D42C5">
            <w:r w:rsidRPr="006C2A02">
              <w:t>17</w:t>
            </w:r>
          </w:p>
        </w:tc>
        <w:tc>
          <w:tcPr>
            <w:tcW w:w="2117" w:type="dxa"/>
          </w:tcPr>
          <w:p w14:paraId="4D21BF05" w14:textId="744AA892" w:rsidR="008B7F8C" w:rsidRPr="006C2A02" w:rsidRDefault="008B7F8C" w:rsidP="002D42C5">
            <w:r w:rsidRPr="006C2A02">
              <w:t>Tue 5</w:t>
            </w:r>
            <w:r w:rsidRPr="006C2A02">
              <w:rPr>
                <w:vertAlign w:val="superscript"/>
              </w:rPr>
              <w:t>th</w:t>
            </w:r>
            <w:r w:rsidRPr="006C2A02">
              <w:t xml:space="preserve"> Jun 201</w:t>
            </w:r>
            <w:r>
              <w:t>8</w:t>
            </w:r>
          </w:p>
        </w:tc>
        <w:tc>
          <w:tcPr>
            <w:tcW w:w="5983" w:type="dxa"/>
          </w:tcPr>
          <w:p w14:paraId="707951BE" w14:textId="77777777" w:rsidR="008B7F8C" w:rsidRPr="006C2A02" w:rsidRDefault="008B7F8C" w:rsidP="002D42C5">
            <w:r w:rsidRPr="006C2A02">
              <w:t>Final meeting for feedback</w:t>
            </w:r>
          </w:p>
        </w:tc>
      </w:tr>
      <w:tr w:rsidR="008B7F8C" w:rsidRPr="006C2A02" w14:paraId="12900787" w14:textId="77777777" w:rsidTr="008B7F8C">
        <w:tc>
          <w:tcPr>
            <w:tcW w:w="895" w:type="dxa"/>
          </w:tcPr>
          <w:p w14:paraId="0B3EF687" w14:textId="70F925B5" w:rsidR="008B7F8C" w:rsidRPr="006C2A02" w:rsidRDefault="008B7F8C" w:rsidP="00BF77DA">
            <w:r w:rsidRPr="006C2A02">
              <w:t>19</w:t>
            </w:r>
          </w:p>
        </w:tc>
        <w:tc>
          <w:tcPr>
            <w:tcW w:w="2117" w:type="dxa"/>
          </w:tcPr>
          <w:p w14:paraId="0984603A" w14:textId="67E02D33" w:rsidR="008B7F8C" w:rsidRPr="006C2A02" w:rsidRDefault="008B7F8C" w:rsidP="00BF77DA">
            <w:r w:rsidRPr="006C2A02">
              <w:t>Tue 19</w:t>
            </w:r>
            <w:r w:rsidRPr="006C2A02">
              <w:rPr>
                <w:vertAlign w:val="superscript"/>
              </w:rPr>
              <w:t>th</w:t>
            </w:r>
            <w:r w:rsidRPr="006C2A02">
              <w:t xml:space="preserve"> Jun 201</w:t>
            </w:r>
            <w:r>
              <w:t>8</w:t>
            </w:r>
          </w:p>
        </w:tc>
        <w:tc>
          <w:tcPr>
            <w:tcW w:w="5983" w:type="dxa"/>
          </w:tcPr>
          <w:p w14:paraId="75C49B8B" w14:textId="74C41C80" w:rsidR="008B7F8C" w:rsidRPr="006C2A02" w:rsidRDefault="008B7F8C" w:rsidP="00BF77DA">
            <w:r w:rsidRPr="006C2A02">
              <w:t>Present software solution</w:t>
            </w:r>
          </w:p>
        </w:tc>
      </w:tr>
    </w:tbl>
    <w:p w14:paraId="61B9F6A0" w14:textId="77777777" w:rsidR="00964DE5" w:rsidRPr="006C2A02" w:rsidRDefault="00964DE5" w:rsidP="005A65E0">
      <w:pPr>
        <w:pStyle w:val="Heading2"/>
      </w:pPr>
    </w:p>
    <w:p w14:paraId="1E7D49D8" w14:textId="77777777" w:rsidR="00BF77DA" w:rsidRDefault="00BF77DA">
      <w:pPr>
        <w:rPr>
          <w:rFonts w:eastAsiaTheme="majorEastAsia"/>
          <w:color w:val="990000"/>
          <w:sz w:val="28"/>
          <w:szCs w:val="28"/>
        </w:rPr>
      </w:pPr>
      <w:bookmarkStart w:id="86" w:name="_Toc507493949"/>
      <w:r>
        <w:br w:type="page"/>
      </w:r>
    </w:p>
    <w:p w14:paraId="635329C5" w14:textId="5ED14CD4" w:rsidR="006739E2" w:rsidRPr="006C2A02" w:rsidRDefault="006739E2" w:rsidP="005A65E0">
      <w:pPr>
        <w:pStyle w:val="Heading2"/>
      </w:pPr>
      <w:bookmarkStart w:id="87" w:name="_Toc508106397"/>
      <w:r w:rsidRPr="006C2A02">
        <w:lastRenderedPageBreak/>
        <w:t>Methods of Communication</w:t>
      </w:r>
      <w:bookmarkEnd w:id="86"/>
      <w:bookmarkEnd w:id="87"/>
    </w:p>
    <w:p w14:paraId="30964D21" w14:textId="3B100325" w:rsidR="00873E50" w:rsidRPr="006C2A02" w:rsidRDefault="000C466A" w:rsidP="009664F8">
      <w:r w:rsidRPr="006C2A02">
        <w:t xml:space="preserve">There will be </w:t>
      </w:r>
      <w:commentRangeStart w:id="88"/>
      <w:r w:rsidRPr="006C2A02">
        <w:t xml:space="preserve">a </w:t>
      </w:r>
      <w:r w:rsidR="00873E50" w:rsidRPr="006C2A02">
        <w:t>bi-weekly</w:t>
      </w:r>
      <w:r w:rsidRPr="006C2A02">
        <w:t xml:space="preserve"> </w:t>
      </w:r>
      <w:commentRangeEnd w:id="88"/>
      <w:r w:rsidR="000A08A3">
        <w:rPr>
          <w:rStyle w:val="CommentReference"/>
        </w:rPr>
        <w:commentReference w:id="88"/>
      </w:r>
      <w:r w:rsidRPr="006C2A02">
        <w:t xml:space="preserve">status report on how the project is going. </w:t>
      </w:r>
      <w:r w:rsidR="00237694" w:rsidRPr="006C2A02">
        <w:t xml:space="preserve">This report will be emailed to </w:t>
      </w:r>
      <w:r w:rsidR="000B7C28" w:rsidRPr="006C2A02">
        <w:t xml:space="preserve">the Project Sponsor and Mentor. </w:t>
      </w:r>
      <w:r w:rsidR="000749E8" w:rsidRPr="006C2A02">
        <w:t>The status report will entail:</w:t>
      </w:r>
    </w:p>
    <w:p w14:paraId="70556B32" w14:textId="0701851D" w:rsidR="000749E8" w:rsidRPr="006C2A02" w:rsidRDefault="000749E8" w:rsidP="000749E8">
      <w:pPr>
        <w:pStyle w:val="ListParagraph"/>
        <w:numPr>
          <w:ilvl w:val="0"/>
          <w:numId w:val="3"/>
        </w:numPr>
      </w:pPr>
      <w:r w:rsidRPr="006C2A02">
        <w:t>Summary of tasks completed between the last report and current report date.</w:t>
      </w:r>
    </w:p>
    <w:p w14:paraId="605C6E8B" w14:textId="2C88F199" w:rsidR="002123B1" w:rsidRPr="006C2A02" w:rsidRDefault="001A7215" w:rsidP="000749E8">
      <w:pPr>
        <w:pStyle w:val="ListParagraph"/>
        <w:numPr>
          <w:ilvl w:val="0"/>
          <w:numId w:val="3"/>
        </w:numPr>
      </w:pPr>
      <w:r w:rsidRPr="006C2A02">
        <w:t>Summary of tasks and goals completed during the 2 weeks.</w:t>
      </w:r>
    </w:p>
    <w:p w14:paraId="222CCAA2" w14:textId="27FBAD43" w:rsidR="002123B1" w:rsidRPr="006C2A02" w:rsidRDefault="002123B1" w:rsidP="002123B1">
      <w:pPr>
        <w:pStyle w:val="ListParagraph"/>
        <w:numPr>
          <w:ilvl w:val="0"/>
          <w:numId w:val="3"/>
        </w:numPr>
      </w:pPr>
      <w:r w:rsidRPr="006C2A02">
        <w:t>Summary of issues that were encountered and resolved during the 2 weeks.</w:t>
      </w:r>
    </w:p>
    <w:p w14:paraId="7D32A5F3" w14:textId="314D44BC" w:rsidR="002D315C" w:rsidRPr="006C2A02" w:rsidRDefault="002D315C" w:rsidP="002123B1">
      <w:pPr>
        <w:pStyle w:val="ListParagraph"/>
        <w:numPr>
          <w:ilvl w:val="0"/>
          <w:numId w:val="3"/>
        </w:numPr>
      </w:pPr>
      <w:r w:rsidRPr="006C2A02">
        <w:t>Division of work among the Project Team</w:t>
      </w:r>
    </w:p>
    <w:p w14:paraId="496E6F2F" w14:textId="4090890F" w:rsidR="00675B97" w:rsidRPr="006C2A02" w:rsidRDefault="000B7C28" w:rsidP="009664F8">
      <w:r w:rsidRPr="006C2A02">
        <w:t>Everyone has access to the git folder</w:t>
      </w:r>
      <w:r w:rsidR="00675B97" w:rsidRPr="006C2A02">
        <w:t xml:space="preserve">: </w:t>
      </w:r>
      <w:hyperlink r:id="rId17" w:history="1">
        <w:r w:rsidR="00675B97" w:rsidRPr="006C2A02">
          <w:rPr>
            <w:rStyle w:val="Hyperlink"/>
          </w:rPr>
          <w:t>https://git.fhict.nl/I390396/ProPGroup34</w:t>
        </w:r>
      </w:hyperlink>
      <w:r w:rsidR="00873E50" w:rsidRPr="006C2A02">
        <w:t xml:space="preserve"> </w:t>
      </w:r>
      <w:r w:rsidR="00873E50" w:rsidRPr="006C2A02">
        <w:br/>
      </w:r>
      <w:proofErr w:type="gramStart"/>
      <w:r w:rsidR="00675B97" w:rsidRPr="006C2A02">
        <w:t>It’s</w:t>
      </w:r>
      <w:proofErr w:type="gramEnd"/>
      <w:r w:rsidR="00675B97" w:rsidRPr="006C2A02">
        <w:t xml:space="preserve"> the responsibility of everyone to check the git </w:t>
      </w:r>
      <w:r w:rsidR="00DC388B">
        <w:t>folder as frequently as possible</w:t>
      </w:r>
      <w:r w:rsidR="00675B97" w:rsidRPr="006C2A02">
        <w:t xml:space="preserve">. </w:t>
      </w:r>
    </w:p>
    <w:p w14:paraId="1ACA42FF" w14:textId="02B988CF" w:rsidR="00D724EB" w:rsidRDefault="0020657C" w:rsidP="009C788D">
      <w:r w:rsidRPr="006C2A02">
        <w:t xml:space="preserve">There will be </w:t>
      </w:r>
      <w:commentRangeStart w:id="89"/>
      <w:r w:rsidRPr="006C2A02">
        <w:t xml:space="preserve">bi-weekly </w:t>
      </w:r>
      <w:commentRangeEnd w:id="89"/>
      <w:r w:rsidR="000A08A3">
        <w:rPr>
          <w:rStyle w:val="CommentReference"/>
        </w:rPr>
        <w:commentReference w:id="89"/>
      </w:r>
      <w:r w:rsidRPr="006C2A02">
        <w:t xml:space="preserve">meetings (after 3 weeks of consecutive meetings). </w:t>
      </w:r>
      <w:r w:rsidR="00AD44C7" w:rsidRPr="006C2A02">
        <w:t>Every member of the Project Team will be invited to participate in the meeting. The Project Leader will send the status report to each member of the team before the meeting so everyone can review it in advance.</w:t>
      </w:r>
    </w:p>
    <w:p w14:paraId="4C17AF1A" w14:textId="4BE8772F" w:rsidR="00376992" w:rsidRPr="00376992" w:rsidRDefault="008C1B2D" w:rsidP="00D724EB">
      <w:pPr>
        <w:pStyle w:val="Heading2"/>
      </w:pPr>
      <w:bookmarkStart w:id="90" w:name="_Contact_Details"/>
      <w:bookmarkStart w:id="91" w:name="_Toc508106398"/>
      <w:bookmarkEnd w:id="90"/>
      <w:r>
        <w:t>Contact Details</w:t>
      </w:r>
      <w:bookmarkEnd w:id="9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881"/>
      </w:tblGrid>
      <w:tr w:rsidR="00646986" w14:paraId="38C25819" w14:textId="77777777" w:rsidTr="00376992">
        <w:tc>
          <w:tcPr>
            <w:tcW w:w="4135" w:type="dxa"/>
            <w:shd w:val="clear" w:color="auto" w:fill="auto"/>
          </w:tcPr>
          <w:p w14:paraId="61D6371D" w14:textId="464747AF" w:rsidR="00646986" w:rsidRDefault="00646986" w:rsidP="00646986">
            <w:pPr>
              <w:rPr>
                <w:lang w:val="de-DE"/>
              </w:rPr>
            </w:pPr>
            <w:r w:rsidRPr="00376992">
              <w:rPr>
                <w:b/>
              </w:rPr>
              <w:t xml:space="preserve">André A. </w:t>
            </w:r>
            <w:proofErr w:type="spellStart"/>
            <w:r w:rsidRPr="00376992">
              <w:rPr>
                <w:b/>
              </w:rPr>
              <w:t>Postma</w:t>
            </w:r>
            <w:proofErr w:type="spellEnd"/>
            <w:r>
              <w:br/>
            </w:r>
            <w:r w:rsidRPr="005418CC">
              <w:t>Events Specialis</w:t>
            </w:r>
            <w:r>
              <w:t>t</w:t>
            </w:r>
            <w:r w:rsidRPr="005418CC">
              <w:br/>
            </w:r>
            <w:r w:rsidRPr="00B65638">
              <w:rPr>
                <w:lang w:val="de-DE"/>
              </w:rPr>
              <w:t>Events International</w:t>
            </w:r>
            <w:r w:rsidRPr="00B65638">
              <w:rPr>
                <w:lang w:val="de-DE"/>
              </w:rPr>
              <w:br/>
              <w:t>Rachelsmolen 1</w:t>
            </w:r>
            <w:r w:rsidRPr="00B65638">
              <w:rPr>
                <w:lang w:val="de-DE"/>
              </w:rPr>
              <w:br/>
              <w:t>5612 MA Ein</w:t>
            </w:r>
            <w:r>
              <w:rPr>
                <w:lang w:val="de-DE"/>
              </w:rPr>
              <w:t>dhoven</w:t>
            </w:r>
            <w:r w:rsidRPr="00B65638">
              <w:rPr>
                <w:lang w:val="de-DE"/>
              </w:rPr>
              <w:br/>
              <w:t>Tel : 088 508 0000</w:t>
            </w:r>
            <w:r w:rsidR="001B2437">
              <w:rPr>
                <w:lang w:val="de-DE"/>
              </w:rPr>
              <w:br/>
            </w:r>
            <w:hyperlink r:id="rId18" w:history="1">
              <w:r w:rsidR="001B2437" w:rsidRPr="001A35DD">
                <w:rPr>
                  <w:rStyle w:val="Hyperlink"/>
                  <w:lang w:val="de-DE"/>
                </w:rPr>
                <w:t>a.postma@fontys.nl</w:t>
              </w:r>
            </w:hyperlink>
          </w:p>
          <w:p w14:paraId="5523ACAC" w14:textId="77777777" w:rsidR="00646986" w:rsidRDefault="00646986" w:rsidP="008C1B2D"/>
        </w:tc>
        <w:tc>
          <w:tcPr>
            <w:tcW w:w="4881" w:type="dxa"/>
            <w:shd w:val="clear" w:color="auto" w:fill="auto"/>
          </w:tcPr>
          <w:p w14:paraId="0A4D8EFC" w14:textId="629F6241" w:rsidR="00646986" w:rsidRPr="00CB7F4F" w:rsidRDefault="00646986" w:rsidP="00646986">
            <w:r w:rsidRPr="00376992">
              <w:rPr>
                <w:b/>
              </w:rPr>
              <w:t>Talia</w:t>
            </w:r>
            <w:r w:rsidR="00376992">
              <w:rPr>
                <w:b/>
              </w:rPr>
              <w:t xml:space="preserve"> </w:t>
            </w:r>
            <w:r w:rsidRPr="00376992">
              <w:rPr>
                <w:b/>
              </w:rPr>
              <w:t>Santos</w:t>
            </w:r>
            <w:r w:rsidRPr="00CB7F4F">
              <w:br/>
              <w:t>Project Leader</w:t>
            </w:r>
            <w:r w:rsidRPr="00CB7F4F">
              <w:br/>
            </w:r>
            <w:proofErr w:type="spellStart"/>
            <w:r w:rsidRPr="00CB7F4F">
              <w:t>Eloniah</w:t>
            </w:r>
            <w:proofErr w:type="spellEnd"/>
            <w:r w:rsidRPr="00CB7F4F">
              <w:t xml:space="preserve"> S</w:t>
            </w:r>
            <w:r>
              <w:t>oftware Solutions</w:t>
            </w:r>
            <w:r>
              <w:br/>
            </w:r>
            <w:proofErr w:type="spellStart"/>
            <w:r>
              <w:t>Rachelsmolen</w:t>
            </w:r>
            <w:proofErr w:type="spellEnd"/>
            <w:r>
              <w:t xml:space="preserve"> 1</w:t>
            </w:r>
            <w:r>
              <w:br/>
              <w:t>5612 MA Eindhoven</w:t>
            </w:r>
            <w:r>
              <w:br/>
              <w:t>Tel: 088 508 0000</w:t>
            </w:r>
          </w:p>
          <w:p w14:paraId="54A428E9" w14:textId="54A02038" w:rsidR="00646986" w:rsidRDefault="001D6E20" w:rsidP="008C1B2D">
            <w:hyperlink r:id="rId19" w:history="1">
              <w:r w:rsidR="00C62CFD" w:rsidRPr="001A35DD">
                <w:rPr>
                  <w:rStyle w:val="Hyperlink"/>
                </w:rPr>
                <w:t>t.dasilvasantos@student.fontys.nl</w:t>
              </w:r>
            </w:hyperlink>
          </w:p>
        </w:tc>
      </w:tr>
    </w:tbl>
    <w:p w14:paraId="1034D647" w14:textId="5424A1C0" w:rsidR="00C73E6F" w:rsidRPr="00B65638" w:rsidRDefault="00931802" w:rsidP="00931802">
      <w:pPr>
        <w:pStyle w:val="Heading1"/>
        <w:rPr>
          <w:lang w:val="fr-FR"/>
        </w:rPr>
      </w:pPr>
      <w:bookmarkStart w:id="92" w:name="_Toc508106399"/>
      <w:r w:rsidRPr="00B65638">
        <w:rPr>
          <w:lang w:val="fr-FR"/>
        </w:rPr>
        <w:t>Assumptions</w:t>
      </w:r>
      <w:bookmarkEnd w:id="92"/>
    </w:p>
    <w:p w14:paraId="24011ABE" w14:textId="77777777" w:rsidR="00032D90" w:rsidRDefault="00AA3CCF" w:rsidP="00032D90">
      <w:pPr>
        <w:pStyle w:val="ListParagraph"/>
        <w:numPr>
          <w:ilvl w:val="0"/>
          <w:numId w:val="32"/>
        </w:numPr>
      </w:pPr>
      <w:r>
        <w:t xml:space="preserve">Eloniah is a software solutions company that </w:t>
      </w:r>
      <w:r w:rsidR="00BC5E65">
        <w:t>has been in existence for over 5 years.</w:t>
      </w:r>
    </w:p>
    <w:p w14:paraId="478071F8" w14:textId="21E1E571" w:rsidR="00032D90" w:rsidRDefault="00931802" w:rsidP="00032D90">
      <w:pPr>
        <w:pStyle w:val="ListParagraph"/>
        <w:numPr>
          <w:ilvl w:val="0"/>
          <w:numId w:val="32"/>
        </w:numPr>
      </w:pPr>
      <w:r>
        <w:t xml:space="preserve">The source code is </w:t>
      </w:r>
      <w:proofErr w:type="spellStart"/>
      <w:ins w:id="93" w:author="Yến Thanh" w:date="2018-03-25T17:55:00Z">
        <w:r w:rsidR="00C4564E">
          <w:t>copyrighted</w:t>
        </w:r>
      </w:ins>
      <w:del w:id="94" w:author="Yến Thanh" w:date="2018-03-25T17:55:00Z">
        <w:r w:rsidDel="00C4564E">
          <w:delText>copy right</w:delText>
        </w:r>
        <w:r w:rsidR="00032D90" w:rsidDel="00C4564E">
          <w:delText>ed</w:delText>
        </w:r>
        <w:r w:rsidDel="00C4564E">
          <w:delText xml:space="preserve"> </w:delText>
        </w:r>
      </w:del>
      <w:r>
        <w:t>and</w:t>
      </w:r>
      <w:proofErr w:type="spellEnd"/>
      <w:r>
        <w:t xml:space="preserve"> is solely for Eloniah to modify. If the company requests for modifications</w:t>
      </w:r>
      <w:r w:rsidR="009667BF">
        <w:t xml:space="preserve"> to the applications, they will have to request Eloniah to make the changes, instead of finding another company.</w:t>
      </w:r>
    </w:p>
    <w:p w14:paraId="644F577D" w14:textId="5BCA198F" w:rsidR="00BC5E65" w:rsidRDefault="00BC5E65" w:rsidP="00032D90">
      <w:pPr>
        <w:pStyle w:val="ListParagraph"/>
        <w:numPr>
          <w:ilvl w:val="0"/>
          <w:numId w:val="32"/>
        </w:numPr>
      </w:pPr>
      <w:r>
        <w:t xml:space="preserve">The budget plan is </w:t>
      </w:r>
      <w:r w:rsidR="002A3D8E">
        <w:t>legitimate</w:t>
      </w:r>
      <w:r w:rsidR="00032D90">
        <w:t>.</w:t>
      </w:r>
    </w:p>
    <w:p w14:paraId="454553A9" w14:textId="016D1D91" w:rsidR="00D81E9F" w:rsidRDefault="00D81E9F" w:rsidP="00032D90">
      <w:pPr>
        <w:pStyle w:val="ListParagraph"/>
        <w:numPr>
          <w:ilvl w:val="0"/>
          <w:numId w:val="32"/>
        </w:numPr>
      </w:pPr>
      <w:r>
        <w:t>T</w:t>
      </w:r>
      <w:r w:rsidR="002741FD">
        <w:t xml:space="preserve">he company </w:t>
      </w:r>
      <w:r w:rsidR="008A7BD9">
        <w:t>has received a</w:t>
      </w:r>
      <w:r w:rsidR="00236B15">
        <w:t>n event permit from the government to carry through with the activity.</w:t>
      </w:r>
    </w:p>
    <w:p w14:paraId="48C269D7" w14:textId="77777777" w:rsidR="00CD35F6" w:rsidRDefault="00CD35F6"/>
    <w:p w14:paraId="688AD725" w14:textId="4F3BEB65" w:rsidR="00BF77DA" w:rsidRDefault="00BF77DA">
      <w:pPr>
        <w:rPr>
          <w:rFonts w:eastAsiaTheme="majorEastAsia"/>
          <w:color w:val="FF0000"/>
          <w:sz w:val="32"/>
          <w:szCs w:val="32"/>
        </w:rPr>
      </w:pPr>
      <w:r>
        <w:br w:type="page"/>
      </w:r>
    </w:p>
    <w:p w14:paraId="39291CA9" w14:textId="11D40D8A" w:rsidR="00954734" w:rsidRDefault="00954734" w:rsidP="005A65E0">
      <w:pPr>
        <w:pStyle w:val="Heading1"/>
      </w:pPr>
      <w:bookmarkStart w:id="95" w:name="_Toc508106400"/>
      <w:r w:rsidRPr="006C2A02">
        <w:lastRenderedPageBreak/>
        <w:t>Appendices</w:t>
      </w:r>
      <w:bookmarkEnd w:id="95"/>
    </w:p>
    <w:p w14:paraId="0F181D16" w14:textId="77777777" w:rsidR="008C1B2D" w:rsidRPr="008C1B2D" w:rsidRDefault="008C1B2D" w:rsidP="008C1B2D"/>
    <w:p w14:paraId="738E2137" w14:textId="1246751E" w:rsidR="00954734" w:rsidRPr="006C2A02" w:rsidRDefault="00954734" w:rsidP="005A65E0">
      <w:pPr>
        <w:pStyle w:val="Heading2"/>
      </w:pPr>
      <w:bookmarkStart w:id="96" w:name="_Appendix_A:_LARP"/>
      <w:bookmarkStart w:id="97" w:name="_Appendix_B:_Map"/>
      <w:bookmarkStart w:id="98" w:name="_Toc507493951"/>
      <w:bookmarkStart w:id="99" w:name="_Toc508106402"/>
      <w:bookmarkEnd w:id="96"/>
      <w:bookmarkEnd w:id="97"/>
      <w:r w:rsidRPr="006C2A02">
        <w:t xml:space="preserve">Appendix </w:t>
      </w:r>
      <w:r w:rsidR="00DC44D1">
        <w:t>A</w:t>
      </w:r>
      <w:r w:rsidRPr="006C2A02">
        <w:t>: Map of Camping Area</w:t>
      </w:r>
      <w:bookmarkEnd w:id="98"/>
      <w:bookmarkEnd w:id="99"/>
    </w:p>
    <w:p w14:paraId="2BDBDB2F" w14:textId="57330636" w:rsidR="00137546" w:rsidRPr="006C2A02" w:rsidRDefault="00137546">
      <w:r w:rsidRPr="006C2A02">
        <w:rPr>
          <w:noProof/>
        </w:rPr>
        <w:drawing>
          <wp:inline distT="0" distB="0" distL="0" distR="0" wp14:anchorId="5B823C9A" wp14:editId="396D2D17">
            <wp:extent cx="5483919" cy="388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4838" cy="3893938"/>
                    </a:xfrm>
                    <a:prstGeom prst="rect">
                      <a:avLst/>
                    </a:prstGeom>
                  </pic:spPr>
                </pic:pic>
              </a:graphicData>
            </a:graphic>
          </wp:inline>
        </w:drawing>
      </w:r>
    </w:p>
    <w:p w14:paraId="3F3F9CB3" w14:textId="77777777" w:rsidR="00D028E8" w:rsidRPr="006C2A02" w:rsidRDefault="00D028E8" w:rsidP="005A65E0">
      <w:pPr>
        <w:pStyle w:val="Heading2"/>
      </w:pPr>
    </w:p>
    <w:p w14:paraId="662BE2CD" w14:textId="24C44F35" w:rsidR="00954734" w:rsidRPr="006C2A02" w:rsidRDefault="00954734" w:rsidP="005A65E0">
      <w:pPr>
        <w:pStyle w:val="Heading2"/>
      </w:pPr>
      <w:bookmarkStart w:id="100" w:name="_Appendix_C:_ATM"/>
      <w:bookmarkStart w:id="101" w:name="_Toc507493952"/>
      <w:bookmarkStart w:id="102" w:name="_Toc508106403"/>
      <w:bookmarkEnd w:id="100"/>
      <w:r w:rsidRPr="006C2A02">
        <w:t xml:space="preserve">Appendix </w:t>
      </w:r>
      <w:r w:rsidR="00DC44D1">
        <w:t>B</w:t>
      </w:r>
      <w:r w:rsidRPr="006C2A02">
        <w:t>: ATM Log</w:t>
      </w:r>
      <w:bookmarkEnd w:id="101"/>
      <w:bookmarkEnd w:id="102"/>
    </w:p>
    <w:p w14:paraId="38A2EA1B" w14:textId="5538B04C" w:rsidR="00A36540" w:rsidRPr="006C2A02" w:rsidRDefault="00A36540">
      <w:r w:rsidRPr="006C2A02">
        <w:rPr>
          <w:noProof/>
        </w:rPr>
        <w:drawing>
          <wp:inline distT="0" distB="0" distL="0" distR="0" wp14:anchorId="7AD034B7" wp14:editId="0E222F18">
            <wp:extent cx="5646928" cy="494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7396" cy="4961393"/>
                    </a:xfrm>
                    <a:prstGeom prst="rect">
                      <a:avLst/>
                    </a:prstGeom>
                  </pic:spPr>
                </pic:pic>
              </a:graphicData>
            </a:graphic>
          </wp:inline>
        </w:drawing>
      </w:r>
    </w:p>
    <w:p w14:paraId="7410D888" w14:textId="77777777" w:rsidR="00D028E8" w:rsidRPr="006C2A02" w:rsidRDefault="00D028E8" w:rsidP="000A6699">
      <w:bookmarkStart w:id="103" w:name="_GoBack"/>
      <w:bookmarkEnd w:id="103"/>
    </w:p>
    <w:sectPr w:rsidR="00D028E8" w:rsidRPr="006C2A02" w:rsidSect="004E0DC0">
      <w:footerReference w:type="default" r:id="rId22"/>
      <w:pgSz w:w="11906" w:h="16838"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Yến Thanh" w:date="2018-03-25T17:48:00Z" w:initials="YT">
    <w:p w14:paraId="53D498A4" w14:textId="5DD01DC9" w:rsidR="00B011CD" w:rsidRDefault="00B011CD">
      <w:pPr>
        <w:pStyle w:val="CommentText"/>
      </w:pPr>
      <w:r>
        <w:rPr>
          <w:rStyle w:val="CommentReference"/>
        </w:rPr>
        <w:annotationRef/>
      </w:r>
      <w:r>
        <w:t>Confusing for me. So you’re saying a visitor scans their ticket at entrance, and if they have reserved a camping spot, they’re immediately shown to the campsite? That would be weird.</w:t>
      </w:r>
    </w:p>
  </w:comment>
  <w:comment w:id="22" w:author="Yến Thanh" w:date="2018-03-25T17:50:00Z" w:initials="YT">
    <w:p w14:paraId="14138801" w14:textId="01B6D9A6" w:rsidR="00B011CD" w:rsidRDefault="00B011CD">
      <w:pPr>
        <w:pStyle w:val="CommentText"/>
      </w:pPr>
      <w:r>
        <w:rPr>
          <w:rStyle w:val="CommentReference"/>
        </w:rPr>
        <w:annotationRef/>
      </w:r>
      <w:r>
        <w:t>This is one of the deliverables though?</w:t>
      </w:r>
    </w:p>
  </w:comment>
  <w:comment w:id="28" w:author="Yến Thanh" w:date="2018-03-25T17:51:00Z" w:initials="YT">
    <w:p w14:paraId="5EC85586" w14:textId="29ACD571" w:rsidR="00B011CD" w:rsidRDefault="00B011CD">
      <w:pPr>
        <w:pStyle w:val="CommentText"/>
      </w:pPr>
      <w:r>
        <w:rPr>
          <w:rStyle w:val="CommentReference"/>
        </w:rPr>
        <w:annotationRef/>
      </w:r>
      <w:r>
        <w:rPr>
          <w:rStyle w:val="CommentReference"/>
        </w:rPr>
        <w:t xml:space="preserve">This capitalization </w:t>
      </w:r>
      <w:proofErr w:type="spellStart"/>
      <w:r>
        <w:rPr>
          <w:rStyle w:val="CommentReference"/>
        </w:rPr>
        <w:t>smh</w:t>
      </w:r>
      <w:proofErr w:type="spellEnd"/>
      <w:r>
        <w:rPr>
          <w:rStyle w:val="CommentReference"/>
        </w:rPr>
        <w:t xml:space="preserve"> who are you</w:t>
      </w:r>
    </w:p>
  </w:comment>
  <w:comment w:id="83" w:author="Yến Thanh" w:date="2018-03-25T17:54:00Z" w:initials="YT">
    <w:p w14:paraId="248C3476" w14:textId="177EEA40" w:rsidR="000A08A3" w:rsidRDefault="000A08A3">
      <w:pPr>
        <w:pStyle w:val="CommentText"/>
      </w:pPr>
      <w:r>
        <w:rPr>
          <w:rStyle w:val="CommentReference"/>
        </w:rPr>
        <w:annotationRef/>
      </w:r>
      <w:r>
        <w:t xml:space="preserve">Clarify this </w:t>
      </w:r>
      <w:proofErr w:type="spellStart"/>
      <w:r>
        <w:t>thingie</w:t>
      </w:r>
      <w:proofErr w:type="spellEnd"/>
    </w:p>
  </w:comment>
  <w:comment w:id="88" w:author="Yến Thanh" w:date="2018-03-25T17:55:00Z" w:initials="YT">
    <w:p w14:paraId="7F23BC30" w14:textId="7E183047" w:rsidR="000A08A3" w:rsidRDefault="000A08A3">
      <w:pPr>
        <w:pStyle w:val="CommentText"/>
      </w:pPr>
      <w:r>
        <w:rPr>
          <w:rStyle w:val="CommentReference"/>
        </w:rPr>
        <w:annotationRef/>
      </w:r>
      <w:r>
        <w:t xml:space="preserve">Clarify </w:t>
      </w:r>
    </w:p>
  </w:comment>
  <w:comment w:id="89" w:author="Yến Thanh" w:date="2018-03-25T17:55:00Z" w:initials="YT">
    <w:p w14:paraId="01010816" w14:textId="53F5BE79" w:rsidR="000A08A3" w:rsidRDefault="000A08A3">
      <w:pPr>
        <w:pStyle w:val="CommentText"/>
      </w:pPr>
      <w:r>
        <w:rPr>
          <w:rStyle w:val="CommentReference"/>
        </w:rPr>
        <w:annotationRef/>
      </w:r>
      <w:proofErr w:type="spellStart"/>
      <w:proofErr w:type="gramStart"/>
      <w:r>
        <w:t>thingie</w:t>
      </w:r>
      <w:proofErr w:type="spellEnd"/>
      <w:proofErr w:type="gram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718A57" w14:textId="77777777" w:rsidR="00332E02" w:rsidRDefault="00332E02" w:rsidP="00E577D5">
      <w:pPr>
        <w:spacing w:after="0" w:line="240" w:lineRule="auto"/>
      </w:pPr>
      <w:r>
        <w:separator/>
      </w:r>
    </w:p>
  </w:endnote>
  <w:endnote w:type="continuationSeparator" w:id="0">
    <w:p w14:paraId="50D1D405" w14:textId="77777777" w:rsidR="00332E02" w:rsidRDefault="00332E02" w:rsidP="00E57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8550954"/>
      <w:docPartObj>
        <w:docPartGallery w:val="Page Numbers (Bottom of Page)"/>
        <w:docPartUnique/>
      </w:docPartObj>
    </w:sdtPr>
    <w:sdtEndPr>
      <w:rPr>
        <w:noProof/>
      </w:rPr>
    </w:sdtEndPr>
    <w:sdtContent>
      <w:p w14:paraId="255C8ABF" w14:textId="1FDC8C10" w:rsidR="001D6E20" w:rsidRDefault="001D6E20" w:rsidP="00135AA8">
        <w:pPr>
          <w:pStyle w:val="Footer"/>
        </w:pPr>
        <w:r w:rsidRPr="00435123">
          <w:t>© 2018 Eloniah Software Solutions</w:t>
        </w:r>
        <w:r>
          <w:t xml:space="preserve"> – </w:t>
        </w:r>
        <w:r>
          <w:tab/>
          <w:t>Project Plan for Events International</w:t>
        </w:r>
        <w:r>
          <w:tab/>
        </w:r>
        <w:r>
          <w:fldChar w:fldCharType="begin"/>
        </w:r>
        <w:r>
          <w:instrText xml:space="preserve"> PAGE   \* MERGEFORMAT </w:instrText>
        </w:r>
        <w:r>
          <w:fldChar w:fldCharType="separate"/>
        </w:r>
        <w:r w:rsidR="00C4564E">
          <w:rPr>
            <w:noProof/>
          </w:rPr>
          <w:t>17</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31951" w14:textId="77777777" w:rsidR="00332E02" w:rsidRDefault="00332E02" w:rsidP="00E577D5">
      <w:pPr>
        <w:spacing w:after="0" w:line="240" w:lineRule="auto"/>
      </w:pPr>
      <w:r>
        <w:separator/>
      </w:r>
    </w:p>
  </w:footnote>
  <w:footnote w:type="continuationSeparator" w:id="0">
    <w:p w14:paraId="3AD73E9C" w14:textId="77777777" w:rsidR="00332E02" w:rsidRDefault="00332E02" w:rsidP="00E577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31895"/>
    <w:multiLevelType w:val="hybridMultilevel"/>
    <w:tmpl w:val="B888EE8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C34589"/>
    <w:multiLevelType w:val="hybridMultilevel"/>
    <w:tmpl w:val="E63E7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EE1601"/>
    <w:multiLevelType w:val="hybridMultilevel"/>
    <w:tmpl w:val="E30E3F24"/>
    <w:lvl w:ilvl="0" w:tplc="D5DE1F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53005A"/>
    <w:multiLevelType w:val="hybridMultilevel"/>
    <w:tmpl w:val="8182C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1D079B"/>
    <w:multiLevelType w:val="hybridMultilevel"/>
    <w:tmpl w:val="067E72F0"/>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604BDD"/>
    <w:multiLevelType w:val="hybridMultilevel"/>
    <w:tmpl w:val="71203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E51D20"/>
    <w:multiLevelType w:val="hybridMultilevel"/>
    <w:tmpl w:val="BCACA1F8"/>
    <w:lvl w:ilvl="0" w:tplc="CA9AF82C">
      <w:numFmt w:val="bullet"/>
      <w:lvlText w:val=""/>
      <w:lvlJc w:val="left"/>
      <w:pPr>
        <w:ind w:left="720" w:hanging="360"/>
      </w:pPr>
      <w:rPr>
        <w:rFonts w:ascii="Symbol" w:eastAsiaTheme="minorHAnsi" w:hAnsi="Symbol" w:cs="Times New Roman" w:hint="default"/>
      </w:rPr>
    </w:lvl>
    <w:lvl w:ilvl="1" w:tplc="CA9AF82C">
      <w:numFmt w:val="bullet"/>
      <w:lvlText w:val=""/>
      <w:lvlJc w:val="left"/>
      <w:pPr>
        <w:ind w:left="1440" w:hanging="360"/>
      </w:pPr>
      <w:rPr>
        <w:rFonts w:ascii="Symbol" w:eastAsiaTheme="minorHAnsi"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0404A4"/>
    <w:multiLevelType w:val="hybridMultilevel"/>
    <w:tmpl w:val="799CB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054346"/>
    <w:multiLevelType w:val="hybridMultilevel"/>
    <w:tmpl w:val="44640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45419C"/>
    <w:multiLevelType w:val="hybridMultilevel"/>
    <w:tmpl w:val="47DC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F237DF"/>
    <w:multiLevelType w:val="hybridMultilevel"/>
    <w:tmpl w:val="F588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13691E"/>
    <w:multiLevelType w:val="hybridMultilevel"/>
    <w:tmpl w:val="1FF8D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521A20"/>
    <w:multiLevelType w:val="hybridMultilevel"/>
    <w:tmpl w:val="260E4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472019"/>
    <w:multiLevelType w:val="hybridMultilevel"/>
    <w:tmpl w:val="36A23DA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880990"/>
    <w:multiLevelType w:val="hybridMultilevel"/>
    <w:tmpl w:val="246E1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414E12"/>
    <w:multiLevelType w:val="hybridMultilevel"/>
    <w:tmpl w:val="3D927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210ECB"/>
    <w:multiLevelType w:val="hybridMultilevel"/>
    <w:tmpl w:val="98B867E8"/>
    <w:lvl w:ilvl="0" w:tplc="C13A5482">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8C24B8"/>
    <w:multiLevelType w:val="hybridMultilevel"/>
    <w:tmpl w:val="4DD0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7E004D"/>
    <w:multiLevelType w:val="hybridMultilevel"/>
    <w:tmpl w:val="CA665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4E12DF"/>
    <w:multiLevelType w:val="hybridMultilevel"/>
    <w:tmpl w:val="D728D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C90F44"/>
    <w:multiLevelType w:val="hybridMultilevel"/>
    <w:tmpl w:val="69BE4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9524DE"/>
    <w:multiLevelType w:val="hybridMultilevel"/>
    <w:tmpl w:val="FB28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E11199"/>
    <w:multiLevelType w:val="hybridMultilevel"/>
    <w:tmpl w:val="9FA88ACC"/>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BD46B2"/>
    <w:multiLevelType w:val="hybridMultilevel"/>
    <w:tmpl w:val="3CC6FD5E"/>
    <w:lvl w:ilvl="0" w:tplc="E6DACA9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FA281C"/>
    <w:multiLevelType w:val="hybridMultilevel"/>
    <w:tmpl w:val="AD4CE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3023203"/>
    <w:multiLevelType w:val="hybridMultilevel"/>
    <w:tmpl w:val="2856F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6304542"/>
    <w:multiLevelType w:val="hybridMultilevel"/>
    <w:tmpl w:val="9A3C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0A52D1"/>
    <w:multiLevelType w:val="hybridMultilevel"/>
    <w:tmpl w:val="37647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9671FA5"/>
    <w:multiLevelType w:val="hybridMultilevel"/>
    <w:tmpl w:val="13B69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E215636"/>
    <w:multiLevelType w:val="hybridMultilevel"/>
    <w:tmpl w:val="0E202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ED72DDF"/>
    <w:multiLevelType w:val="hybridMultilevel"/>
    <w:tmpl w:val="F96C4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5E24C9A"/>
    <w:multiLevelType w:val="hybridMultilevel"/>
    <w:tmpl w:val="80FE1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CF6A08"/>
    <w:multiLevelType w:val="hybridMultilevel"/>
    <w:tmpl w:val="F1CCD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796D7F"/>
    <w:multiLevelType w:val="hybridMultilevel"/>
    <w:tmpl w:val="512A4E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384A15"/>
    <w:multiLevelType w:val="hybridMultilevel"/>
    <w:tmpl w:val="D43CA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35F60A6"/>
    <w:multiLevelType w:val="hybridMultilevel"/>
    <w:tmpl w:val="03764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3F7F87"/>
    <w:multiLevelType w:val="hybridMultilevel"/>
    <w:tmpl w:val="B31CD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3"/>
  </w:num>
  <w:num w:numId="3">
    <w:abstractNumId w:val="2"/>
  </w:num>
  <w:num w:numId="4">
    <w:abstractNumId w:val="9"/>
  </w:num>
  <w:num w:numId="5">
    <w:abstractNumId w:val="1"/>
  </w:num>
  <w:num w:numId="6">
    <w:abstractNumId w:val="29"/>
  </w:num>
  <w:num w:numId="7">
    <w:abstractNumId w:val="31"/>
  </w:num>
  <w:num w:numId="8">
    <w:abstractNumId w:val="10"/>
  </w:num>
  <w:num w:numId="9">
    <w:abstractNumId w:val="20"/>
  </w:num>
  <w:num w:numId="10">
    <w:abstractNumId w:val="34"/>
  </w:num>
  <w:num w:numId="11">
    <w:abstractNumId w:val="26"/>
  </w:num>
  <w:num w:numId="12">
    <w:abstractNumId w:val="18"/>
  </w:num>
  <w:num w:numId="13">
    <w:abstractNumId w:val="6"/>
  </w:num>
  <w:num w:numId="14">
    <w:abstractNumId w:val="27"/>
  </w:num>
  <w:num w:numId="15">
    <w:abstractNumId w:val="8"/>
  </w:num>
  <w:num w:numId="16">
    <w:abstractNumId w:val="0"/>
  </w:num>
  <w:num w:numId="17">
    <w:abstractNumId w:val="22"/>
  </w:num>
  <w:num w:numId="18">
    <w:abstractNumId w:val="4"/>
  </w:num>
  <w:num w:numId="19">
    <w:abstractNumId w:val="3"/>
  </w:num>
  <w:num w:numId="20">
    <w:abstractNumId w:val="24"/>
  </w:num>
  <w:num w:numId="21">
    <w:abstractNumId w:val="28"/>
  </w:num>
  <w:num w:numId="22">
    <w:abstractNumId w:val="30"/>
  </w:num>
  <w:num w:numId="23">
    <w:abstractNumId w:val="12"/>
  </w:num>
  <w:num w:numId="24">
    <w:abstractNumId w:val="33"/>
  </w:num>
  <w:num w:numId="25">
    <w:abstractNumId w:val="19"/>
  </w:num>
  <w:num w:numId="26">
    <w:abstractNumId w:val="17"/>
  </w:num>
  <w:num w:numId="27">
    <w:abstractNumId w:val="11"/>
  </w:num>
  <w:num w:numId="28">
    <w:abstractNumId w:val="21"/>
  </w:num>
  <w:num w:numId="29">
    <w:abstractNumId w:val="36"/>
  </w:num>
  <w:num w:numId="30">
    <w:abstractNumId w:val="14"/>
  </w:num>
  <w:num w:numId="31">
    <w:abstractNumId w:val="32"/>
  </w:num>
  <w:num w:numId="32">
    <w:abstractNumId w:val="25"/>
  </w:num>
  <w:num w:numId="33">
    <w:abstractNumId w:val="15"/>
  </w:num>
  <w:num w:numId="34">
    <w:abstractNumId w:val="16"/>
  </w:num>
  <w:num w:numId="35">
    <w:abstractNumId w:val="7"/>
  </w:num>
  <w:num w:numId="36">
    <w:abstractNumId w:val="35"/>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2F8"/>
    <w:rsid w:val="000035EB"/>
    <w:rsid w:val="000054D7"/>
    <w:rsid w:val="00011E99"/>
    <w:rsid w:val="00013A7D"/>
    <w:rsid w:val="00020F1E"/>
    <w:rsid w:val="0002300A"/>
    <w:rsid w:val="00026553"/>
    <w:rsid w:val="00032D90"/>
    <w:rsid w:val="000334FE"/>
    <w:rsid w:val="00035CBD"/>
    <w:rsid w:val="00036B23"/>
    <w:rsid w:val="00036DEF"/>
    <w:rsid w:val="00040683"/>
    <w:rsid w:val="000419CE"/>
    <w:rsid w:val="0004483B"/>
    <w:rsid w:val="00046499"/>
    <w:rsid w:val="00047980"/>
    <w:rsid w:val="00055352"/>
    <w:rsid w:val="00060C6C"/>
    <w:rsid w:val="00062B4F"/>
    <w:rsid w:val="000635C4"/>
    <w:rsid w:val="000749E8"/>
    <w:rsid w:val="00077C48"/>
    <w:rsid w:val="000809B2"/>
    <w:rsid w:val="0008273F"/>
    <w:rsid w:val="00084869"/>
    <w:rsid w:val="00084D11"/>
    <w:rsid w:val="00084F20"/>
    <w:rsid w:val="00090387"/>
    <w:rsid w:val="000A08A3"/>
    <w:rsid w:val="000A62B8"/>
    <w:rsid w:val="000A6699"/>
    <w:rsid w:val="000B27A5"/>
    <w:rsid w:val="000B7C28"/>
    <w:rsid w:val="000C1071"/>
    <w:rsid w:val="000C41AF"/>
    <w:rsid w:val="000C466A"/>
    <w:rsid w:val="000C6A24"/>
    <w:rsid w:val="000D15B4"/>
    <w:rsid w:val="000D2727"/>
    <w:rsid w:val="000D470B"/>
    <w:rsid w:val="000E274E"/>
    <w:rsid w:val="000E478A"/>
    <w:rsid w:val="000F3055"/>
    <w:rsid w:val="000F4F4C"/>
    <w:rsid w:val="000F6358"/>
    <w:rsid w:val="000F6995"/>
    <w:rsid w:val="000F7C40"/>
    <w:rsid w:val="00102C2F"/>
    <w:rsid w:val="0010459E"/>
    <w:rsid w:val="001123D4"/>
    <w:rsid w:val="00112457"/>
    <w:rsid w:val="00113AED"/>
    <w:rsid w:val="0011457F"/>
    <w:rsid w:val="00116731"/>
    <w:rsid w:val="001174D2"/>
    <w:rsid w:val="00117F8F"/>
    <w:rsid w:val="00125A5C"/>
    <w:rsid w:val="0012796E"/>
    <w:rsid w:val="00127B3E"/>
    <w:rsid w:val="00127F43"/>
    <w:rsid w:val="001314E7"/>
    <w:rsid w:val="00135AA8"/>
    <w:rsid w:val="00136E19"/>
    <w:rsid w:val="00137546"/>
    <w:rsid w:val="00142A03"/>
    <w:rsid w:val="00144937"/>
    <w:rsid w:val="00145123"/>
    <w:rsid w:val="00150E32"/>
    <w:rsid w:val="00154A41"/>
    <w:rsid w:val="00156C1A"/>
    <w:rsid w:val="001576BC"/>
    <w:rsid w:val="001601D0"/>
    <w:rsid w:val="00160ED3"/>
    <w:rsid w:val="001619C7"/>
    <w:rsid w:val="00165B93"/>
    <w:rsid w:val="00177B16"/>
    <w:rsid w:val="0018254E"/>
    <w:rsid w:val="001835D7"/>
    <w:rsid w:val="00186C79"/>
    <w:rsid w:val="001903EB"/>
    <w:rsid w:val="001A7215"/>
    <w:rsid w:val="001A7A8E"/>
    <w:rsid w:val="001B174F"/>
    <w:rsid w:val="001B2437"/>
    <w:rsid w:val="001B4562"/>
    <w:rsid w:val="001B55BB"/>
    <w:rsid w:val="001B62D8"/>
    <w:rsid w:val="001C1EFC"/>
    <w:rsid w:val="001C3E24"/>
    <w:rsid w:val="001C4855"/>
    <w:rsid w:val="001D13E7"/>
    <w:rsid w:val="001D2308"/>
    <w:rsid w:val="001D3F4C"/>
    <w:rsid w:val="001D5479"/>
    <w:rsid w:val="001D5F5C"/>
    <w:rsid w:val="001D6E20"/>
    <w:rsid w:val="001E2194"/>
    <w:rsid w:val="001F32F9"/>
    <w:rsid w:val="001F35DD"/>
    <w:rsid w:val="001F366D"/>
    <w:rsid w:val="001F4EA2"/>
    <w:rsid w:val="001F5813"/>
    <w:rsid w:val="001F595D"/>
    <w:rsid w:val="001F68F7"/>
    <w:rsid w:val="002054A8"/>
    <w:rsid w:val="0020657C"/>
    <w:rsid w:val="0020715C"/>
    <w:rsid w:val="002072A1"/>
    <w:rsid w:val="002123B1"/>
    <w:rsid w:val="00212EF5"/>
    <w:rsid w:val="00213BD9"/>
    <w:rsid w:val="002238F7"/>
    <w:rsid w:val="00230F5D"/>
    <w:rsid w:val="002329CE"/>
    <w:rsid w:val="00232CE3"/>
    <w:rsid w:val="00233457"/>
    <w:rsid w:val="00233D74"/>
    <w:rsid w:val="00234B63"/>
    <w:rsid w:val="00235E38"/>
    <w:rsid w:val="00236B15"/>
    <w:rsid w:val="00237355"/>
    <w:rsid w:val="00237694"/>
    <w:rsid w:val="00241E69"/>
    <w:rsid w:val="00241F17"/>
    <w:rsid w:val="00241F5A"/>
    <w:rsid w:val="002447F5"/>
    <w:rsid w:val="002464D8"/>
    <w:rsid w:val="00247FCC"/>
    <w:rsid w:val="002503EE"/>
    <w:rsid w:val="0025057B"/>
    <w:rsid w:val="00253B3F"/>
    <w:rsid w:val="002544E8"/>
    <w:rsid w:val="002715C9"/>
    <w:rsid w:val="002741FD"/>
    <w:rsid w:val="002757EC"/>
    <w:rsid w:val="00280B11"/>
    <w:rsid w:val="002855F4"/>
    <w:rsid w:val="0028562B"/>
    <w:rsid w:val="0028735D"/>
    <w:rsid w:val="00290A5D"/>
    <w:rsid w:val="002955F5"/>
    <w:rsid w:val="00296C5D"/>
    <w:rsid w:val="002A3D8E"/>
    <w:rsid w:val="002A6654"/>
    <w:rsid w:val="002C14B0"/>
    <w:rsid w:val="002D315C"/>
    <w:rsid w:val="002D42C5"/>
    <w:rsid w:val="002D4658"/>
    <w:rsid w:val="002D7C2D"/>
    <w:rsid w:val="002E0A6C"/>
    <w:rsid w:val="002E2704"/>
    <w:rsid w:val="002E4F10"/>
    <w:rsid w:val="002E637C"/>
    <w:rsid w:val="002F7248"/>
    <w:rsid w:val="00303A27"/>
    <w:rsid w:val="00306ED8"/>
    <w:rsid w:val="003102F8"/>
    <w:rsid w:val="00311FEE"/>
    <w:rsid w:val="0031382A"/>
    <w:rsid w:val="00315217"/>
    <w:rsid w:val="00324696"/>
    <w:rsid w:val="0032534C"/>
    <w:rsid w:val="00326C33"/>
    <w:rsid w:val="00331C5A"/>
    <w:rsid w:val="00332E02"/>
    <w:rsid w:val="00333A92"/>
    <w:rsid w:val="00344B6D"/>
    <w:rsid w:val="00356B7F"/>
    <w:rsid w:val="00356FA2"/>
    <w:rsid w:val="003602D2"/>
    <w:rsid w:val="003630F9"/>
    <w:rsid w:val="00374FB5"/>
    <w:rsid w:val="00375030"/>
    <w:rsid w:val="00376992"/>
    <w:rsid w:val="00376AF2"/>
    <w:rsid w:val="0037733B"/>
    <w:rsid w:val="00380598"/>
    <w:rsid w:val="0038391E"/>
    <w:rsid w:val="0038437D"/>
    <w:rsid w:val="003853DB"/>
    <w:rsid w:val="0038611D"/>
    <w:rsid w:val="00387095"/>
    <w:rsid w:val="00387D8B"/>
    <w:rsid w:val="00397CE3"/>
    <w:rsid w:val="00397F45"/>
    <w:rsid w:val="003A259B"/>
    <w:rsid w:val="003A2BE8"/>
    <w:rsid w:val="003A3EAD"/>
    <w:rsid w:val="003A4DCB"/>
    <w:rsid w:val="003A72D5"/>
    <w:rsid w:val="003B56FA"/>
    <w:rsid w:val="003B57F0"/>
    <w:rsid w:val="003B7151"/>
    <w:rsid w:val="003C0016"/>
    <w:rsid w:val="003C1C47"/>
    <w:rsid w:val="003C249A"/>
    <w:rsid w:val="003D34EE"/>
    <w:rsid w:val="003D62ED"/>
    <w:rsid w:val="003D677E"/>
    <w:rsid w:val="003E0BDD"/>
    <w:rsid w:val="003E6CC3"/>
    <w:rsid w:val="003F2C2D"/>
    <w:rsid w:val="003F2F61"/>
    <w:rsid w:val="003F4F20"/>
    <w:rsid w:val="00402231"/>
    <w:rsid w:val="00405549"/>
    <w:rsid w:val="004135B0"/>
    <w:rsid w:val="004136A5"/>
    <w:rsid w:val="0041522A"/>
    <w:rsid w:val="0043319A"/>
    <w:rsid w:val="00435123"/>
    <w:rsid w:val="004403BA"/>
    <w:rsid w:val="00440615"/>
    <w:rsid w:val="004433AA"/>
    <w:rsid w:val="0045242B"/>
    <w:rsid w:val="0045333F"/>
    <w:rsid w:val="0045620D"/>
    <w:rsid w:val="0046226F"/>
    <w:rsid w:val="004639B3"/>
    <w:rsid w:val="00467B1B"/>
    <w:rsid w:val="00472BA3"/>
    <w:rsid w:val="00473699"/>
    <w:rsid w:val="004740CF"/>
    <w:rsid w:val="00476AD6"/>
    <w:rsid w:val="004772B2"/>
    <w:rsid w:val="0047794A"/>
    <w:rsid w:val="0048230C"/>
    <w:rsid w:val="00485CA6"/>
    <w:rsid w:val="0048640B"/>
    <w:rsid w:val="00490067"/>
    <w:rsid w:val="00492054"/>
    <w:rsid w:val="00496DEB"/>
    <w:rsid w:val="004B45BA"/>
    <w:rsid w:val="004B4D2C"/>
    <w:rsid w:val="004B64C9"/>
    <w:rsid w:val="004B6DE1"/>
    <w:rsid w:val="004C0579"/>
    <w:rsid w:val="004C1E29"/>
    <w:rsid w:val="004C2F9B"/>
    <w:rsid w:val="004C4039"/>
    <w:rsid w:val="004C5416"/>
    <w:rsid w:val="004C5BA8"/>
    <w:rsid w:val="004C7895"/>
    <w:rsid w:val="004C7E39"/>
    <w:rsid w:val="004D0FAE"/>
    <w:rsid w:val="004E0DC0"/>
    <w:rsid w:val="004E7124"/>
    <w:rsid w:val="004F0680"/>
    <w:rsid w:val="004F5EAC"/>
    <w:rsid w:val="005033BE"/>
    <w:rsid w:val="00506E5B"/>
    <w:rsid w:val="0050705C"/>
    <w:rsid w:val="00522184"/>
    <w:rsid w:val="0052409B"/>
    <w:rsid w:val="005243CD"/>
    <w:rsid w:val="00525188"/>
    <w:rsid w:val="005256A3"/>
    <w:rsid w:val="00525B00"/>
    <w:rsid w:val="005342E8"/>
    <w:rsid w:val="005377FF"/>
    <w:rsid w:val="005418CC"/>
    <w:rsid w:val="00551FBB"/>
    <w:rsid w:val="005526C7"/>
    <w:rsid w:val="005546D3"/>
    <w:rsid w:val="0055598A"/>
    <w:rsid w:val="00561AC0"/>
    <w:rsid w:val="00566C82"/>
    <w:rsid w:val="005749FF"/>
    <w:rsid w:val="00577B22"/>
    <w:rsid w:val="005876CF"/>
    <w:rsid w:val="00587CC1"/>
    <w:rsid w:val="005918F3"/>
    <w:rsid w:val="005929D7"/>
    <w:rsid w:val="005933B9"/>
    <w:rsid w:val="00597C06"/>
    <w:rsid w:val="005A2A88"/>
    <w:rsid w:val="005A65E0"/>
    <w:rsid w:val="005B20C6"/>
    <w:rsid w:val="005B2F19"/>
    <w:rsid w:val="005B35C0"/>
    <w:rsid w:val="005B6B17"/>
    <w:rsid w:val="005B71E7"/>
    <w:rsid w:val="005C00B5"/>
    <w:rsid w:val="005C0DF9"/>
    <w:rsid w:val="005C24FA"/>
    <w:rsid w:val="005C37BA"/>
    <w:rsid w:val="005D1DF7"/>
    <w:rsid w:val="005D3271"/>
    <w:rsid w:val="005D34F9"/>
    <w:rsid w:val="005D34FD"/>
    <w:rsid w:val="005F394F"/>
    <w:rsid w:val="005F3972"/>
    <w:rsid w:val="005F6736"/>
    <w:rsid w:val="00601259"/>
    <w:rsid w:val="0060136E"/>
    <w:rsid w:val="00601575"/>
    <w:rsid w:val="00615FD3"/>
    <w:rsid w:val="00623E2B"/>
    <w:rsid w:val="00630157"/>
    <w:rsid w:val="00633063"/>
    <w:rsid w:val="0063539C"/>
    <w:rsid w:val="00646986"/>
    <w:rsid w:val="00651A20"/>
    <w:rsid w:val="00653CD0"/>
    <w:rsid w:val="00663B43"/>
    <w:rsid w:val="0067078B"/>
    <w:rsid w:val="006713CD"/>
    <w:rsid w:val="00671AC7"/>
    <w:rsid w:val="0067317C"/>
    <w:rsid w:val="006739E2"/>
    <w:rsid w:val="00674AF5"/>
    <w:rsid w:val="00674CE5"/>
    <w:rsid w:val="00675B97"/>
    <w:rsid w:val="0067667E"/>
    <w:rsid w:val="00683DCC"/>
    <w:rsid w:val="00686FE4"/>
    <w:rsid w:val="00695678"/>
    <w:rsid w:val="0069696E"/>
    <w:rsid w:val="006A1B36"/>
    <w:rsid w:val="006A526D"/>
    <w:rsid w:val="006B2FA1"/>
    <w:rsid w:val="006B42B0"/>
    <w:rsid w:val="006B6E85"/>
    <w:rsid w:val="006C1D35"/>
    <w:rsid w:val="006C2A02"/>
    <w:rsid w:val="006C7EAD"/>
    <w:rsid w:val="006D04A9"/>
    <w:rsid w:val="006D0B17"/>
    <w:rsid w:val="006D3A7F"/>
    <w:rsid w:val="006E1CD2"/>
    <w:rsid w:val="006E38DE"/>
    <w:rsid w:val="006F10E1"/>
    <w:rsid w:val="006F3B03"/>
    <w:rsid w:val="007031F0"/>
    <w:rsid w:val="007040EF"/>
    <w:rsid w:val="0070433A"/>
    <w:rsid w:val="00704871"/>
    <w:rsid w:val="00705C91"/>
    <w:rsid w:val="00720F0C"/>
    <w:rsid w:val="0072336C"/>
    <w:rsid w:val="0073324C"/>
    <w:rsid w:val="0073494B"/>
    <w:rsid w:val="00734CC1"/>
    <w:rsid w:val="007379AA"/>
    <w:rsid w:val="00737A9C"/>
    <w:rsid w:val="00740F78"/>
    <w:rsid w:val="0074239D"/>
    <w:rsid w:val="007437A2"/>
    <w:rsid w:val="00746D90"/>
    <w:rsid w:val="00756EB4"/>
    <w:rsid w:val="00761E98"/>
    <w:rsid w:val="00767E36"/>
    <w:rsid w:val="00770EFD"/>
    <w:rsid w:val="00771C34"/>
    <w:rsid w:val="00773DF0"/>
    <w:rsid w:val="007838E9"/>
    <w:rsid w:val="007856F2"/>
    <w:rsid w:val="00793047"/>
    <w:rsid w:val="007969CE"/>
    <w:rsid w:val="007A227A"/>
    <w:rsid w:val="007B1070"/>
    <w:rsid w:val="007B242C"/>
    <w:rsid w:val="007B5AFA"/>
    <w:rsid w:val="007B7DF9"/>
    <w:rsid w:val="007C34FF"/>
    <w:rsid w:val="007C3963"/>
    <w:rsid w:val="007C5BC1"/>
    <w:rsid w:val="007D354A"/>
    <w:rsid w:val="007D611B"/>
    <w:rsid w:val="007E2768"/>
    <w:rsid w:val="007E3658"/>
    <w:rsid w:val="007E4FE9"/>
    <w:rsid w:val="007E51ED"/>
    <w:rsid w:val="007F2446"/>
    <w:rsid w:val="007F7936"/>
    <w:rsid w:val="008041D4"/>
    <w:rsid w:val="00807D77"/>
    <w:rsid w:val="00813961"/>
    <w:rsid w:val="00825E3D"/>
    <w:rsid w:val="00827826"/>
    <w:rsid w:val="0083244E"/>
    <w:rsid w:val="00835751"/>
    <w:rsid w:val="00835D0B"/>
    <w:rsid w:val="00841649"/>
    <w:rsid w:val="00842B81"/>
    <w:rsid w:val="008432A9"/>
    <w:rsid w:val="008452D2"/>
    <w:rsid w:val="00845C95"/>
    <w:rsid w:val="00851246"/>
    <w:rsid w:val="00854730"/>
    <w:rsid w:val="008567CF"/>
    <w:rsid w:val="00860543"/>
    <w:rsid w:val="00863C28"/>
    <w:rsid w:val="00864058"/>
    <w:rsid w:val="0086495F"/>
    <w:rsid w:val="00873E50"/>
    <w:rsid w:val="00884F02"/>
    <w:rsid w:val="00885422"/>
    <w:rsid w:val="008906E9"/>
    <w:rsid w:val="00892B6C"/>
    <w:rsid w:val="008955E4"/>
    <w:rsid w:val="0089700A"/>
    <w:rsid w:val="00897E2C"/>
    <w:rsid w:val="008A3A94"/>
    <w:rsid w:val="008A3C0A"/>
    <w:rsid w:val="008A7BD9"/>
    <w:rsid w:val="008B48F0"/>
    <w:rsid w:val="008B7F8C"/>
    <w:rsid w:val="008C13FC"/>
    <w:rsid w:val="008C1B2D"/>
    <w:rsid w:val="008C51DB"/>
    <w:rsid w:val="008D142E"/>
    <w:rsid w:val="008D6B57"/>
    <w:rsid w:val="008D6CDC"/>
    <w:rsid w:val="008E67D7"/>
    <w:rsid w:val="008F3245"/>
    <w:rsid w:val="009019E6"/>
    <w:rsid w:val="00904563"/>
    <w:rsid w:val="00905DBB"/>
    <w:rsid w:val="0090781F"/>
    <w:rsid w:val="00907BAE"/>
    <w:rsid w:val="00907DC9"/>
    <w:rsid w:val="0091087F"/>
    <w:rsid w:val="00911157"/>
    <w:rsid w:val="009229F6"/>
    <w:rsid w:val="009252B4"/>
    <w:rsid w:val="009267F5"/>
    <w:rsid w:val="00930E54"/>
    <w:rsid w:val="00931802"/>
    <w:rsid w:val="00936D64"/>
    <w:rsid w:val="009377CC"/>
    <w:rsid w:val="009378A3"/>
    <w:rsid w:val="00941EEF"/>
    <w:rsid w:val="00945B63"/>
    <w:rsid w:val="0095114C"/>
    <w:rsid w:val="009512FC"/>
    <w:rsid w:val="00951447"/>
    <w:rsid w:val="00952C64"/>
    <w:rsid w:val="00954734"/>
    <w:rsid w:val="0095526A"/>
    <w:rsid w:val="00964DE5"/>
    <w:rsid w:val="009664F8"/>
    <w:rsid w:val="009667BF"/>
    <w:rsid w:val="00967CE6"/>
    <w:rsid w:val="00973621"/>
    <w:rsid w:val="00980617"/>
    <w:rsid w:val="0098212C"/>
    <w:rsid w:val="00986565"/>
    <w:rsid w:val="009901A1"/>
    <w:rsid w:val="009915CA"/>
    <w:rsid w:val="009A1CA9"/>
    <w:rsid w:val="009A237B"/>
    <w:rsid w:val="009A365A"/>
    <w:rsid w:val="009A4C71"/>
    <w:rsid w:val="009B3322"/>
    <w:rsid w:val="009C1550"/>
    <w:rsid w:val="009C2EAA"/>
    <w:rsid w:val="009C788D"/>
    <w:rsid w:val="009D1464"/>
    <w:rsid w:val="009E0E84"/>
    <w:rsid w:val="009E2CB4"/>
    <w:rsid w:val="009E3DC9"/>
    <w:rsid w:val="009E4126"/>
    <w:rsid w:val="009E4501"/>
    <w:rsid w:val="009E5C68"/>
    <w:rsid w:val="009E6FDF"/>
    <w:rsid w:val="009F2CE2"/>
    <w:rsid w:val="009F3668"/>
    <w:rsid w:val="009F3FCA"/>
    <w:rsid w:val="009F4D23"/>
    <w:rsid w:val="00A024AD"/>
    <w:rsid w:val="00A048AF"/>
    <w:rsid w:val="00A12236"/>
    <w:rsid w:val="00A15019"/>
    <w:rsid w:val="00A230FD"/>
    <w:rsid w:val="00A24F50"/>
    <w:rsid w:val="00A27AC5"/>
    <w:rsid w:val="00A360FB"/>
    <w:rsid w:val="00A36540"/>
    <w:rsid w:val="00A45076"/>
    <w:rsid w:val="00A45C17"/>
    <w:rsid w:val="00A5061F"/>
    <w:rsid w:val="00A50AFA"/>
    <w:rsid w:val="00A51566"/>
    <w:rsid w:val="00A61101"/>
    <w:rsid w:val="00A731E2"/>
    <w:rsid w:val="00A74B46"/>
    <w:rsid w:val="00A86DDE"/>
    <w:rsid w:val="00A9253F"/>
    <w:rsid w:val="00A95FD5"/>
    <w:rsid w:val="00AA1E52"/>
    <w:rsid w:val="00AA3CCF"/>
    <w:rsid w:val="00AC0587"/>
    <w:rsid w:val="00AC133B"/>
    <w:rsid w:val="00AC7DEE"/>
    <w:rsid w:val="00AD3965"/>
    <w:rsid w:val="00AD44C7"/>
    <w:rsid w:val="00AD60FD"/>
    <w:rsid w:val="00AD61C6"/>
    <w:rsid w:val="00AD6A6F"/>
    <w:rsid w:val="00AF6349"/>
    <w:rsid w:val="00B011CD"/>
    <w:rsid w:val="00B014D8"/>
    <w:rsid w:val="00B01A62"/>
    <w:rsid w:val="00B030C9"/>
    <w:rsid w:val="00B06A96"/>
    <w:rsid w:val="00B0742C"/>
    <w:rsid w:val="00B106A0"/>
    <w:rsid w:val="00B156BA"/>
    <w:rsid w:val="00B1773A"/>
    <w:rsid w:val="00B23E48"/>
    <w:rsid w:val="00B24138"/>
    <w:rsid w:val="00B26FE0"/>
    <w:rsid w:val="00B35A2A"/>
    <w:rsid w:val="00B35BE0"/>
    <w:rsid w:val="00B36C8C"/>
    <w:rsid w:val="00B37C50"/>
    <w:rsid w:val="00B43440"/>
    <w:rsid w:val="00B44EB8"/>
    <w:rsid w:val="00B460C9"/>
    <w:rsid w:val="00B61235"/>
    <w:rsid w:val="00B64D4E"/>
    <w:rsid w:val="00B65638"/>
    <w:rsid w:val="00B67955"/>
    <w:rsid w:val="00B67CDA"/>
    <w:rsid w:val="00B67EF4"/>
    <w:rsid w:val="00B76C87"/>
    <w:rsid w:val="00B818BA"/>
    <w:rsid w:val="00B8201F"/>
    <w:rsid w:val="00B8758C"/>
    <w:rsid w:val="00B94E15"/>
    <w:rsid w:val="00BA222B"/>
    <w:rsid w:val="00BB01FD"/>
    <w:rsid w:val="00BB69AD"/>
    <w:rsid w:val="00BC2687"/>
    <w:rsid w:val="00BC5E65"/>
    <w:rsid w:val="00BD120E"/>
    <w:rsid w:val="00BD6C56"/>
    <w:rsid w:val="00BD7045"/>
    <w:rsid w:val="00BE02EF"/>
    <w:rsid w:val="00BE049A"/>
    <w:rsid w:val="00BE6AE0"/>
    <w:rsid w:val="00BF1442"/>
    <w:rsid w:val="00BF182B"/>
    <w:rsid w:val="00BF2DB6"/>
    <w:rsid w:val="00BF56F1"/>
    <w:rsid w:val="00BF5C58"/>
    <w:rsid w:val="00BF749D"/>
    <w:rsid w:val="00BF77DA"/>
    <w:rsid w:val="00C0544B"/>
    <w:rsid w:val="00C07253"/>
    <w:rsid w:val="00C12835"/>
    <w:rsid w:val="00C143D9"/>
    <w:rsid w:val="00C15EA7"/>
    <w:rsid w:val="00C3000D"/>
    <w:rsid w:val="00C3071D"/>
    <w:rsid w:val="00C3331D"/>
    <w:rsid w:val="00C341F9"/>
    <w:rsid w:val="00C34F6B"/>
    <w:rsid w:val="00C40946"/>
    <w:rsid w:val="00C4564E"/>
    <w:rsid w:val="00C4572B"/>
    <w:rsid w:val="00C45A36"/>
    <w:rsid w:val="00C45A54"/>
    <w:rsid w:val="00C46A96"/>
    <w:rsid w:val="00C504D8"/>
    <w:rsid w:val="00C50CBA"/>
    <w:rsid w:val="00C5187B"/>
    <w:rsid w:val="00C529DD"/>
    <w:rsid w:val="00C619DE"/>
    <w:rsid w:val="00C62CFD"/>
    <w:rsid w:val="00C641FC"/>
    <w:rsid w:val="00C70EB0"/>
    <w:rsid w:val="00C73E6F"/>
    <w:rsid w:val="00C817F9"/>
    <w:rsid w:val="00C95E80"/>
    <w:rsid w:val="00C97149"/>
    <w:rsid w:val="00CA224E"/>
    <w:rsid w:val="00CA379E"/>
    <w:rsid w:val="00CB7F4F"/>
    <w:rsid w:val="00CC228C"/>
    <w:rsid w:val="00CD21B9"/>
    <w:rsid w:val="00CD35F6"/>
    <w:rsid w:val="00CD72FE"/>
    <w:rsid w:val="00CF40AA"/>
    <w:rsid w:val="00CF40F3"/>
    <w:rsid w:val="00CF42C4"/>
    <w:rsid w:val="00CF44CB"/>
    <w:rsid w:val="00CF4830"/>
    <w:rsid w:val="00CF5BE8"/>
    <w:rsid w:val="00D01235"/>
    <w:rsid w:val="00D016A6"/>
    <w:rsid w:val="00D028E8"/>
    <w:rsid w:val="00D0733A"/>
    <w:rsid w:val="00D105B2"/>
    <w:rsid w:val="00D14CB4"/>
    <w:rsid w:val="00D2548E"/>
    <w:rsid w:val="00D262F4"/>
    <w:rsid w:val="00D319CB"/>
    <w:rsid w:val="00D36C41"/>
    <w:rsid w:val="00D3700B"/>
    <w:rsid w:val="00D43DDF"/>
    <w:rsid w:val="00D43E20"/>
    <w:rsid w:val="00D455D9"/>
    <w:rsid w:val="00D46897"/>
    <w:rsid w:val="00D5051D"/>
    <w:rsid w:val="00D52C2A"/>
    <w:rsid w:val="00D54577"/>
    <w:rsid w:val="00D60446"/>
    <w:rsid w:val="00D61517"/>
    <w:rsid w:val="00D61A06"/>
    <w:rsid w:val="00D625B0"/>
    <w:rsid w:val="00D724EB"/>
    <w:rsid w:val="00D8055F"/>
    <w:rsid w:val="00D81E9F"/>
    <w:rsid w:val="00D820E5"/>
    <w:rsid w:val="00D833D4"/>
    <w:rsid w:val="00DA6015"/>
    <w:rsid w:val="00DA6F54"/>
    <w:rsid w:val="00DB5D06"/>
    <w:rsid w:val="00DB5DA5"/>
    <w:rsid w:val="00DB6585"/>
    <w:rsid w:val="00DB75D8"/>
    <w:rsid w:val="00DC34C0"/>
    <w:rsid w:val="00DC388B"/>
    <w:rsid w:val="00DC44D1"/>
    <w:rsid w:val="00DC7F00"/>
    <w:rsid w:val="00DD0258"/>
    <w:rsid w:val="00DD02B7"/>
    <w:rsid w:val="00DD1437"/>
    <w:rsid w:val="00DD4793"/>
    <w:rsid w:val="00DD6D1B"/>
    <w:rsid w:val="00DD77F1"/>
    <w:rsid w:val="00DE1437"/>
    <w:rsid w:val="00DE5BE8"/>
    <w:rsid w:val="00DF1C3D"/>
    <w:rsid w:val="00DF1F93"/>
    <w:rsid w:val="00DF392C"/>
    <w:rsid w:val="00DF648B"/>
    <w:rsid w:val="00E11DDB"/>
    <w:rsid w:val="00E17769"/>
    <w:rsid w:val="00E21EDB"/>
    <w:rsid w:val="00E27D5F"/>
    <w:rsid w:val="00E31F8A"/>
    <w:rsid w:val="00E32D18"/>
    <w:rsid w:val="00E370C5"/>
    <w:rsid w:val="00E43507"/>
    <w:rsid w:val="00E44A3C"/>
    <w:rsid w:val="00E46E06"/>
    <w:rsid w:val="00E54133"/>
    <w:rsid w:val="00E56C7E"/>
    <w:rsid w:val="00E577D5"/>
    <w:rsid w:val="00E612F3"/>
    <w:rsid w:val="00E639DB"/>
    <w:rsid w:val="00E71517"/>
    <w:rsid w:val="00E742DF"/>
    <w:rsid w:val="00E77B16"/>
    <w:rsid w:val="00E82870"/>
    <w:rsid w:val="00E84AB3"/>
    <w:rsid w:val="00E85EA0"/>
    <w:rsid w:val="00E8751E"/>
    <w:rsid w:val="00E93BEE"/>
    <w:rsid w:val="00E93C26"/>
    <w:rsid w:val="00E9550F"/>
    <w:rsid w:val="00EA542B"/>
    <w:rsid w:val="00EB5A52"/>
    <w:rsid w:val="00EB6922"/>
    <w:rsid w:val="00EB7584"/>
    <w:rsid w:val="00EC000A"/>
    <w:rsid w:val="00EC4246"/>
    <w:rsid w:val="00EC48E9"/>
    <w:rsid w:val="00EC7C4E"/>
    <w:rsid w:val="00ED2B62"/>
    <w:rsid w:val="00ED2E98"/>
    <w:rsid w:val="00ED6BE6"/>
    <w:rsid w:val="00EE1C33"/>
    <w:rsid w:val="00EE3558"/>
    <w:rsid w:val="00EE45A5"/>
    <w:rsid w:val="00EF4602"/>
    <w:rsid w:val="00EF518C"/>
    <w:rsid w:val="00F03B8F"/>
    <w:rsid w:val="00F04431"/>
    <w:rsid w:val="00F11141"/>
    <w:rsid w:val="00F11E00"/>
    <w:rsid w:val="00F15F11"/>
    <w:rsid w:val="00F169F7"/>
    <w:rsid w:val="00F23AE5"/>
    <w:rsid w:val="00F2794B"/>
    <w:rsid w:val="00F33BFB"/>
    <w:rsid w:val="00F4499A"/>
    <w:rsid w:val="00F46500"/>
    <w:rsid w:val="00F505D9"/>
    <w:rsid w:val="00F51E7F"/>
    <w:rsid w:val="00F60353"/>
    <w:rsid w:val="00F60F42"/>
    <w:rsid w:val="00F6475F"/>
    <w:rsid w:val="00F650E9"/>
    <w:rsid w:val="00F65155"/>
    <w:rsid w:val="00F719C6"/>
    <w:rsid w:val="00F74A0A"/>
    <w:rsid w:val="00F76CAB"/>
    <w:rsid w:val="00F77873"/>
    <w:rsid w:val="00F80EAA"/>
    <w:rsid w:val="00F842C3"/>
    <w:rsid w:val="00F84B20"/>
    <w:rsid w:val="00F91920"/>
    <w:rsid w:val="00F91E7B"/>
    <w:rsid w:val="00F92689"/>
    <w:rsid w:val="00F9502B"/>
    <w:rsid w:val="00F958CE"/>
    <w:rsid w:val="00FA394C"/>
    <w:rsid w:val="00FA6FE0"/>
    <w:rsid w:val="00FB0D0E"/>
    <w:rsid w:val="00FB4444"/>
    <w:rsid w:val="00FB561B"/>
    <w:rsid w:val="00FC0859"/>
    <w:rsid w:val="00FD2D50"/>
    <w:rsid w:val="00FD379E"/>
    <w:rsid w:val="00FD5858"/>
    <w:rsid w:val="00FE02FF"/>
    <w:rsid w:val="00FE0B6E"/>
    <w:rsid w:val="00FE4482"/>
    <w:rsid w:val="00FE5E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75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05B2"/>
    <w:rPr>
      <w:rFonts w:ascii="Times New Roman" w:hAnsi="Times New Roman" w:cs="Times New Roman"/>
      <w:sz w:val="24"/>
      <w:szCs w:val="24"/>
    </w:rPr>
  </w:style>
  <w:style w:type="paragraph" w:styleId="Heading1">
    <w:name w:val="heading 1"/>
    <w:basedOn w:val="Normal"/>
    <w:next w:val="Normal"/>
    <w:link w:val="Heading1Char"/>
    <w:uiPriority w:val="9"/>
    <w:qFormat/>
    <w:rsid w:val="005A65E0"/>
    <w:pPr>
      <w:keepNext/>
      <w:keepLines/>
      <w:spacing w:before="240" w:after="0"/>
      <w:outlineLvl w:val="0"/>
    </w:pPr>
    <w:rPr>
      <w:rFonts w:eastAsiaTheme="majorEastAsia"/>
      <w:color w:val="FF0000"/>
      <w:sz w:val="32"/>
      <w:szCs w:val="32"/>
    </w:rPr>
  </w:style>
  <w:style w:type="paragraph" w:styleId="Heading2">
    <w:name w:val="heading 2"/>
    <w:basedOn w:val="Normal"/>
    <w:next w:val="Normal"/>
    <w:link w:val="Heading2Char"/>
    <w:uiPriority w:val="9"/>
    <w:unhideWhenUsed/>
    <w:qFormat/>
    <w:rsid w:val="005A65E0"/>
    <w:pPr>
      <w:keepNext/>
      <w:keepLines/>
      <w:spacing w:before="40" w:after="0"/>
      <w:outlineLvl w:val="1"/>
    </w:pPr>
    <w:rPr>
      <w:rFonts w:eastAsiaTheme="majorEastAsia"/>
      <w:color w:val="990000"/>
      <w:sz w:val="28"/>
      <w:szCs w:val="28"/>
    </w:rPr>
  </w:style>
  <w:style w:type="paragraph" w:styleId="Heading3">
    <w:name w:val="heading 3"/>
    <w:basedOn w:val="Normal"/>
    <w:next w:val="Normal"/>
    <w:link w:val="Heading3Char"/>
    <w:uiPriority w:val="9"/>
    <w:unhideWhenUsed/>
    <w:qFormat/>
    <w:rsid w:val="00E93C26"/>
    <w:pPr>
      <w:keepNext/>
      <w:keepLines/>
      <w:spacing w:before="40" w:after="0"/>
      <w:outlineLvl w:val="2"/>
    </w:pPr>
    <w:rPr>
      <w:rFonts w:eastAsiaTheme="majorEastAsia"/>
      <w:color w:val="990000"/>
    </w:rPr>
  </w:style>
  <w:style w:type="paragraph" w:styleId="Heading4">
    <w:name w:val="heading 4"/>
    <w:basedOn w:val="Normal"/>
    <w:next w:val="Normal"/>
    <w:link w:val="Heading4Char"/>
    <w:uiPriority w:val="9"/>
    <w:unhideWhenUsed/>
    <w:qFormat/>
    <w:rsid w:val="00A45C1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NR">
    <w:name w:val="TNR"/>
    <w:basedOn w:val="Normal"/>
    <w:link w:val="TNRChar"/>
    <w:qFormat/>
    <w:rsid w:val="00D105B2"/>
  </w:style>
  <w:style w:type="character" w:customStyle="1" w:styleId="TNRChar">
    <w:name w:val="TNR Char"/>
    <w:basedOn w:val="DefaultParagraphFont"/>
    <w:link w:val="TNR"/>
    <w:rsid w:val="00D105B2"/>
    <w:rPr>
      <w:rFonts w:ascii="Times New Roman" w:hAnsi="Times New Roman"/>
      <w:sz w:val="24"/>
    </w:rPr>
  </w:style>
  <w:style w:type="character" w:customStyle="1" w:styleId="Heading1Char">
    <w:name w:val="Heading 1 Char"/>
    <w:basedOn w:val="DefaultParagraphFont"/>
    <w:link w:val="Heading1"/>
    <w:uiPriority w:val="9"/>
    <w:rsid w:val="005A65E0"/>
    <w:rPr>
      <w:rFonts w:ascii="Times New Roman" w:eastAsiaTheme="majorEastAsia" w:hAnsi="Times New Roman" w:cs="Times New Roman"/>
      <w:color w:val="FF0000"/>
      <w:sz w:val="32"/>
      <w:szCs w:val="32"/>
    </w:rPr>
  </w:style>
  <w:style w:type="character" w:customStyle="1" w:styleId="Heading2Char">
    <w:name w:val="Heading 2 Char"/>
    <w:basedOn w:val="DefaultParagraphFont"/>
    <w:link w:val="Heading2"/>
    <w:uiPriority w:val="9"/>
    <w:rsid w:val="005A65E0"/>
    <w:rPr>
      <w:rFonts w:ascii="Times New Roman" w:eastAsiaTheme="majorEastAsia" w:hAnsi="Times New Roman" w:cs="Times New Roman"/>
      <w:color w:val="990000"/>
      <w:sz w:val="28"/>
      <w:szCs w:val="28"/>
    </w:rPr>
  </w:style>
  <w:style w:type="character" w:customStyle="1" w:styleId="Heading3Char">
    <w:name w:val="Heading 3 Char"/>
    <w:basedOn w:val="DefaultParagraphFont"/>
    <w:link w:val="Heading3"/>
    <w:uiPriority w:val="9"/>
    <w:rsid w:val="00E93C26"/>
    <w:rPr>
      <w:rFonts w:ascii="Times New Roman" w:eastAsiaTheme="majorEastAsia" w:hAnsi="Times New Roman" w:cs="Times New Roman"/>
      <w:color w:val="990000"/>
      <w:sz w:val="24"/>
      <w:szCs w:val="24"/>
    </w:rPr>
  </w:style>
  <w:style w:type="character" w:styleId="Hyperlink">
    <w:name w:val="Hyperlink"/>
    <w:basedOn w:val="DefaultParagraphFont"/>
    <w:uiPriority w:val="99"/>
    <w:unhideWhenUsed/>
    <w:rsid w:val="00213BD9"/>
    <w:rPr>
      <w:color w:val="0563C1" w:themeColor="hyperlink"/>
      <w:u w:val="single"/>
    </w:rPr>
  </w:style>
  <w:style w:type="character" w:customStyle="1" w:styleId="UnresolvedMention">
    <w:name w:val="Unresolved Mention"/>
    <w:basedOn w:val="DefaultParagraphFont"/>
    <w:uiPriority w:val="99"/>
    <w:semiHidden/>
    <w:unhideWhenUsed/>
    <w:rsid w:val="00213BD9"/>
    <w:rPr>
      <w:color w:val="808080"/>
      <w:shd w:val="clear" w:color="auto" w:fill="E6E6E6"/>
    </w:rPr>
  </w:style>
  <w:style w:type="paragraph" w:styleId="ListParagraph">
    <w:name w:val="List Paragraph"/>
    <w:basedOn w:val="Normal"/>
    <w:uiPriority w:val="34"/>
    <w:qFormat/>
    <w:rsid w:val="00CA379E"/>
    <w:pPr>
      <w:ind w:left="720"/>
      <w:contextualSpacing/>
    </w:pPr>
  </w:style>
  <w:style w:type="paragraph" w:styleId="Subtitle">
    <w:name w:val="Subtitle"/>
    <w:basedOn w:val="Normal"/>
    <w:next w:val="Normal"/>
    <w:link w:val="SubtitleChar"/>
    <w:uiPriority w:val="11"/>
    <w:qFormat/>
    <w:rsid w:val="004E0DC0"/>
    <w:pPr>
      <w:numPr>
        <w:ilvl w:val="1"/>
      </w:numPr>
      <w:spacing w:after="0" w:line="276" w:lineRule="auto"/>
    </w:pPr>
    <w:rPr>
      <w:rFonts w:asciiTheme="majorHAnsi" w:eastAsiaTheme="majorEastAsia" w:hAnsiTheme="majorHAnsi" w:cstheme="majorBidi"/>
      <w:i/>
      <w:iCs/>
      <w:color w:val="4472C4" w:themeColor="accent1"/>
      <w:spacing w:val="15"/>
      <w:lang w:eastAsia="nl-NL"/>
    </w:rPr>
  </w:style>
  <w:style w:type="character" w:customStyle="1" w:styleId="SubtitleChar">
    <w:name w:val="Subtitle Char"/>
    <w:basedOn w:val="DefaultParagraphFont"/>
    <w:link w:val="Subtitle"/>
    <w:uiPriority w:val="11"/>
    <w:rsid w:val="004E0DC0"/>
    <w:rPr>
      <w:rFonts w:asciiTheme="majorHAnsi" w:eastAsiaTheme="majorEastAsia" w:hAnsiTheme="majorHAnsi" w:cstheme="majorBidi"/>
      <w:i/>
      <w:iCs/>
      <w:color w:val="4472C4" w:themeColor="accent1"/>
      <w:spacing w:val="15"/>
      <w:sz w:val="24"/>
      <w:szCs w:val="24"/>
      <w:lang w:eastAsia="nl-NL"/>
    </w:rPr>
  </w:style>
  <w:style w:type="paragraph" w:styleId="Header">
    <w:name w:val="header"/>
    <w:basedOn w:val="Normal"/>
    <w:link w:val="HeaderChar"/>
    <w:uiPriority w:val="99"/>
    <w:unhideWhenUsed/>
    <w:rsid w:val="00E577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7D5"/>
    <w:rPr>
      <w:rFonts w:ascii="Times New Roman" w:hAnsi="Times New Roman" w:cs="Times New Roman"/>
      <w:sz w:val="24"/>
      <w:szCs w:val="24"/>
    </w:rPr>
  </w:style>
  <w:style w:type="paragraph" w:styleId="Footer">
    <w:name w:val="footer"/>
    <w:basedOn w:val="Normal"/>
    <w:link w:val="FooterChar"/>
    <w:uiPriority w:val="99"/>
    <w:unhideWhenUsed/>
    <w:rsid w:val="00E577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7D5"/>
    <w:rPr>
      <w:rFonts w:ascii="Times New Roman" w:hAnsi="Times New Roman" w:cs="Times New Roman"/>
      <w:sz w:val="24"/>
      <w:szCs w:val="24"/>
    </w:rPr>
  </w:style>
  <w:style w:type="paragraph" w:styleId="NoSpacing">
    <w:name w:val="No Spacing"/>
    <w:link w:val="NoSpacingChar"/>
    <w:uiPriority w:val="1"/>
    <w:qFormat/>
    <w:rsid w:val="00F505D9"/>
    <w:pPr>
      <w:spacing w:after="0" w:line="240" w:lineRule="auto"/>
    </w:pPr>
    <w:rPr>
      <w:rFonts w:eastAsiaTheme="minorEastAsia"/>
    </w:rPr>
  </w:style>
  <w:style w:type="character" w:customStyle="1" w:styleId="NoSpacingChar">
    <w:name w:val="No Spacing Char"/>
    <w:basedOn w:val="DefaultParagraphFont"/>
    <w:link w:val="NoSpacing"/>
    <w:uiPriority w:val="1"/>
    <w:rsid w:val="00F505D9"/>
    <w:rPr>
      <w:rFonts w:eastAsiaTheme="minorEastAsia"/>
    </w:rPr>
  </w:style>
  <w:style w:type="paragraph" w:styleId="TOCHeading">
    <w:name w:val="TOC Heading"/>
    <w:basedOn w:val="Heading1"/>
    <w:next w:val="Normal"/>
    <w:uiPriority w:val="39"/>
    <w:unhideWhenUsed/>
    <w:qFormat/>
    <w:rsid w:val="00EF4602"/>
    <w:pPr>
      <w:outlineLvl w:val="9"/>
    </w:pPr>
    <w:rPr>
      <w:rFonts w:asciiTheme="majorHAnsi" w:hAnsiTheme="majorHAnsi" w:cstheme="majorBidi"/>
      <w:b/>
      <w:color w:val="385623" w:themeColor="accent6" w:themeShade="80"/>
    </w:rPr>
  </w:style>
  <w:style w:type="paragraph" w:styleId="TOC1">
    <w:name w:val="toc 1"/>
    <w:basedOn w:val="Normal"/>
    <w:next w:val="Normal"/>
    <w:autoRedefine/>
    <w:uiPriority w:val="39"/>
    <w:unhideWhenUsed/>
    <w:rsid w:val="00EF4602"/>
    <w:pPr>
      <w:spacing w:after="100"/>
    </w:pPr>
    <w:rPr>
      <w:rFonts w:asciiTheme="minorHAnsi" w:hAnsiTheme="minorHAnsi" w:cstheme="minorBidi"/>
      <w:sz w:val="22"/>
      <w:szCs w:val="22"/>
      <w:lang w:val="en-GB"/>
    </w:rPr>
  </w:style>
  <w:style w:type="paragraph" w:styleId="TOC2">
    <w:name w:val="toc 2"/>
    <w:basedOn w:val="Normal"/>
    <w:next w:val="Normal"/>
    <w:autoRedefine/>
    <w:uiPriority w:val="39"/>
    <w:unhideWhenUsed/>
    <w:rsid w:val="00EF4602"/>
    <w:pPr>
      <w:spacing w:after="100"/>
      <w:ind w:left="220"/>
    </w:pPr>
    <w:rPr>
      <w:rFonts w:asciiTheme="minorHAnsi" w:hAnsiTheme="minorHAnsi" w:cstheme="minorBidi"/>
      <w:sz w:val="22"/>
      <w:szCs w:val="22"/>
      <w:lang w:val="en-GB"/>
    </w:rPr>
  </w:style>
  <w:style w:type="table" w:styleId="TableGrid">
    <w:name w:val="Table Grid"/>
    <w:basedOn w:val="TableNormal"/>
    <w:uiPriority w:val="39"/>
    <w:rsid w:val="00653C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6C2A02"/>
    <w:pPr>
      <w:spacing w:after="100"/>
      <w:ind w:left="480"/>
    </w:pPr>
  </w:style>
  <w:style w:type="paragraph" w:styleId="BalloonText">
    <w:name w:val="Balloon Text"/>
    <w:basedOn w:val="Normal"/>
    <w:link w:val="BalloonTextChar"/>
    <w:uiPriority w:val="99"/>
    <w:semiHidden/>
    <w:unhideWhenUsed/>
    <w:rsid w:val="00651A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A20"/>
    <w:rPr>
      <w:rFonts w:ascii="Segoe UI" w:hAnsi="Segoe UI" w:cs="Segoe UI"/>
      <w:sz w:val="18"/>
      <w:szCs w:val="18"/>
    </w:rPr>
  </w:style>
  <w:style w:type="character" w:styleId="FollowedHyperlink">
    <w:name w:val="FollowedHyperlink"/>
    <w:basedOn w:val="DefaultParagraphFont"/>
    <w:uiPriority w:val="99"/>
    <w:semiHidden/>
    <w:unhideWhenUsed/>
    <w:rsid w:val="00E85EA0"/>
    <w:rPr>
      <w:color w:val="954F72" w:themeColor="followedHyperlink"/>
      <w:u w:val="single"/>
    </w:rPr>
  </w:style>
  <w:style w:type="character" w:customStyle="1" w:styleId="Heading4Char">
    <w:name w:val="Heading 4 Char"/>
    <w:basedOn w:val="DefaultParagraphFont"/>
    <w:link w:val="Heading4"/>
    <w:uiPriority w:val="9"/>
    <w:rsid w:val="00A45C17"/>
    <w:rPr>
      <w:rFonts w:asciiTheme="majorHAnsi" w:eastAsiaTheme="majorEastAsia" w:hAnsiTheme="majorHAnsi" w:cstheme="majorBidi"/>
      <w:i/>
      <w:iCs/>
      <w:color w:val="2F5496" w:themeColor="accent1" w:themeShade="BF"/>
      <w:sz w:val="24"/>
      <w:szCs w:val="24"/>
    </w:rPr>
  </w:style>
  <w:style w:type="character" w:styleId="CommentReference">
    <w:name w:val="annotation reference"/>
    <w:basedOn w:val="DefaultParagraphFont"/>
    <w:uiPriority w:val="99"/>
    <w:semiHidden/>
    <w:unhideWhenUsed/>
    <w:rsid w:val="00B011CD"/>
    <w:rPr>
      <w:sz w:val="16"/>
      <w:szCs w:val="16"/>
    </w:rPr>
  </w:style>
  <w:style w:type="paragraph" w:styleId="CommentText">
    <w:name w:val="annotation text"/>
    <w:basedOn w:val="Normal"/>
    <w:link w:val="CommentTextChar"/>
    <w:uiPriority w:val="99"/>
    <w:semiHidden/>
    <w:unhideWhenUsed/>
    <w:rsid w:val="00B011CD"/>
    <w:pPr>
      <w:spacing w:line="240" w:lineRule="auto"/>
    </w:pPr>
    <w:rPr>
      <w:sz w:val="20"/>
      <w:szCs w:val="20"/>
    </w:rPr>
  </w:style>
  <w:style w:type="character" w:customStyle="1" w:styleId="CommentTextChar">
    <w:name w:val="Comment Text Char"/>
    <w:basedOn w:val="DefaultParagraphFont"/>
    <w:link w:val="CommentText"/>
    <w:uiPriority w:val="99"/>
    <w:semiHidden/>
    <w:rsid w:val="00B011CD"/>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011CD"/>
    <w:rPr>
      <w:b/>
      <w:bCs/>
    </w:rPr>
  </w:style>
  <w:style w:type="character" w:customStyle="1" w:styleId="CommentSubjectChar">
    <w:name w:val="Comment Subject Char"/>
    <w:basedOn w:val="CommentTextChar"/>
    <w:link w:val="CommentSubject"/>
    <w:uiPriority w:val="99"/>
    <w:semiHidden/>
    <w:rsid w:val="00B011CD"/>
    <w:rPr>
      <w:rFonts w:ascii="Times New Roman" w:hAnsi="Times New Roman"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05B2"/>
    <w:rPr>
      <w:rFonts w:ascii="Times New Roman" w:hAnsi="Times New Roman" w:cs="Times New Roman"/>
      <w:sz w:val="24"/>
      <w:szCs w:val="24"/>
    </w:rPr>
  </w:style>
  <w:style w:type="paragraph" w:styleId="Heading1">
    <w:name w:val="heading 1"/>
    <w:basedOn w:val="Normal"/>
    <w:next w:val="Normal"/>
    <w:link w:val="Heading1Char"/>
    <w:uiPriority w:val="9"/>
    <w:qFormat/>
    <w:rsid w:val="005A65E0"/>
    <w:pPr>
      <w:keepNext/>
      <w:keepLines/>
      <w:spacing w:before="240" w:after="0"/>
      <w:outlineLvl w:val="0"/>
    </w:pPr>
    <w:rPr>
      <w:rFonts w:eastAsiaTheme="majorEastAsia"/>
      <w:color w:val="FF0000"/>
      <w:sz w:val="32"/>
      <w:szCs w:val="32"/>
    </w:rPr>
  </w:style>
  <w:style w:type="paragraph" w:styleId="Heading2">
    <w:name w:val="heading 2"/>
    <w:basedOn w:val="Normal"/>
    <w:next w:val="Normal"/>
    <w:link w:val="Heading2Char"/>
    <w:uiPriority w:val="9"/>
    <w:unhideWhenUsed/>
    <w:qFormat/>
    <w:rsid w:val="005A65E0"/>
    <w:pPr>
      <w:keepNext/>
      <w:keepLines/>
      <w:spacing w:before="40" w:after="0"/>
      <w:outlineLvl w:val="1"/>
    </w:pPr>
    <w:rPr>
      <w:rFonts w:eastAsiaTheme="majorEastAsia"/>
      <w:color w:val="990000"/>
      <w:sz w:val="28"/>
      <w:szCs w:val="28"/>
    </w:rPr>
  </w:style>
  <w:style w:type="paragraph" w:styleId="Heading3">
    <w:name w:val="heading 3"/>
    <w:basedOn w:val="Normal"/>
    <w:next w:val="Normal"/>
    <w:link w:val="Heading3Char"/>
    <w:uiPriority w:val="9"/>
    <w:unhideWhenUsed/>
    <w:qFormat/>
    <w:rsid w:val="00E93C26"/>
    <w:pPr>
      <w:keepNext/>
      <w:keepLines/>
      <w:spacing w:before="40" w:after="0"/>
      <w:outlineLvl w:val="2"/>
    </w:pPr>
    <w:rPr>
      <w:rFonts w:eastAsiaTheme="majorEastAsia"/>
      <w:color w:val="990000"/>
    </w:rPr>
  </w:style>
  <w:style w:type="paragraph" w:styleId="Heading4">
    <w:name w:val="heading 4"/>
    <w:basedOn w:val="Normal"/>
    <w:next w:val="Normal"/>
    <w:link w:val="Heading4Char"/>
    <w:uiPriority w:val="9"/>
    <w:unhideWhenUsed/>
    <w:qFormat/>
    <w:rsid w:val="00A45C1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NR">
    <w:name w:val="TNR"/>
    <w:basedOn w:val="Normal"/>
    <w:link w:val="TNRChar"/>
    <w:qFormat/>
    <w:rsid w:val="00D105B2"/>
  </w:style>
  <w:style w:type="character" w:customStyle="1" w:styleId="TNRChar">
    <w:name w:val="TNR Char"/>
    <w:basedOn w:val="DefaultParagraphFont"/>
    <w:link w:val="TNR"/>
    <w:rsid w:val="00D105B2"/>
    <w:rPr>
      <w:rFonts w:ascii="Times New Roman" w:hAnsi="Times New Roman"/>
      <w:sz w:val="24"/>
    </w:rPr>
  </w:style>
  <w:style w:type="character" w:customStyle="1" w:styleId="Heading1Char">
    <w:name w:val="Heading 1 Char"/>
    <w:basedOn w:val="DefaultParagraphFont"/>
    <w:link w:val="Heading1"/>
    <w:uiPriority w:val="9"/>
    <w:rsid w:val="005A65E0"/>
    <w:rPr>
      <w:rFonts w:ascii="Times New Roman" w:eastAsiaTheme="majorEastAsia" w:hAnsi="Times New Roman" w:cs="Times New Roman"/>
      <w:color w:val="FF0000"/>
      <w:sz w:val="32"/>
      <w:szCs w:val="32"/>
    </w:rPr>
  </w:style>
  <w:style w:type="character" w:customStyle="1" w:styleId="Heading2Char">
    <w:name w:val="Heading 2 Char"/>
    <w:basedOn w:val="DefaultParagraphFont"/>
    <w:link w:val="Heading2"/>
    <w:uiPriority w:val="9"/>
    <w:rsid w:val="005A65E0"/>
    <w:rPr>
      <w:rFonts w:ascii="Times New Roman" w:eastAsiaTheme="majorEastAsia" w:hAnsi="Times New Roman" w:cs="Times New Roman"/>
      <w:color w:val="990000"/>
      <w:sz w:val="28"/>
      <w:szCs w:val="28"/>
    </w:rPr>
  </w:style>
  <w:style w:type="character" w:customStyle="1" w:styleId="Heading3Char">
    <w:name w:val="Heading 3 Char"/>
    <w:basedOn w:val="DefaultParagraphFont"/>
    <w:link w:val="Heading3"/>
    <w:uiPriority w:val="9"/>
    <w:rsid w:val="00E93C26"/>
    <w:rPr>
      <w:rFonts w:ascii="Times New Roman" w:eastAsiaTheme="majorEastAsia" w:hAnsi="Times New Roman" w:cs="Times New Roman"/>
      <w:color w:val="990000"/>
      <w:sz w:val="24"/>
      <w:szCs w:val="24"/>
    </w:rPr>
  </w:style>
  <w:style w:type="character" w:styleId="Hyperlink">
    <w:name w:val="Hyperlink"/>
    <w:basedOn w:val="DefaultParagraphFont"/>
    <w:uiPriority w:val="99"/>
    <w:unhideWhenUsed/>
    <w:rsid w:val="00213BD9"/>
    <w:rPr>
      <w:color w:val="0563C1" w:themeColor="hyperlink"/>
      <w:u w:val="single"/>
    </w:rPr>
  </w:style>
  <w:style w:type="character" w:customStyle="1" w:styleId="UnresolvedMention">
    <w:name w:val="Unresolved Mention"/>
    <w:basedOn w:val="DefaultParagraphFont"/>
    <w:uiPriority w:val="99"/>
    <w:semiHidden/>
    <w:unhideWhenUsed/>
    <w:rsid w:val="00213BD9"/>
    <w:rPr>
      <w:color w:val="808080"/>
      <w:shd w:val="clear" w:color="auto" w:fill="E6E6E6"/>
    </w:rPr>
  </w:style>
  <w:style w:type="paragraph" w:styleId="ListParagraph">
    <w:name w:val="List Paragraph"/>
    <w:basedOn w:val="Normal"/>
    <w:uiPriority w:val="34"/>
    <w:qFormat/>
    <w:rsid w:val="00CA379E"/>
    <w:pPr>
      <w:ind w:left="720"/>
      <w:contextualSpacing/>
    </w:pPr>
  </w:style>
  <w:style w:type="paragraph" w:styleId="Subtitle">
    <w:name w:val="Subtitle"/>
    <w:basedOn w:val="Normal"/>
    <w:next w:val="Normal"/>
    <w:link w:val="SubtitleChar"/>
    <w:uiPriority w:val="11"/>
    <w:qFormat/>
    <w:rsid w:val="004E0DC0"/>
    <w:pPr>
      <w:numPr>
        <w:ilvl w:val="1"/>
      </w:numPr>
      <w:spacing w:after="0" w:line="276" w:lineRule="auto"/>
    </w:pPr>
    <w:rPr>
      <w:rFonts w:asciiTheme="majorHAnsi" w:eastAsiaTheme="majorEastAsia" w:hAnsiTheme="majorHAnsi" w:cstheme="majorBidi"/>
      <w:i/>
      <w:iCs/>
      <w:color w:val="4472C4" w:themeColor="accent1"/>
      <w:spacing w:val="15"/>
      <w:lang w:eastAsia="nl-NL"/>
    </w:rPr>
  </w:style>
  <w:style w:type="character" w:customStyle="1" w:styleId="SubtitleChar">
    <w:name w:val="Subtitle Char"/>
    <w:basedOn w:val="DefaultParagraphFont"/>
    <w:link w:val="Subtitle"/>
    <w:uiPriority w:val="11"/>
    <w:rsid w:val="004E0DC0"/>
    <w:rPr>
      <w:rFonts w:asciiTheme="majorHAnsi" w:eastAsiaTheme="majorEastAsia" w:hAnsiTheme="majorHAnsi" w:cstheme="majorBidi"/>
      <w:i/>
      <w:iCs/>
      <w:color w:val="4472C4" w:themeColor="accent1"/>
      <w:spacing w:val="15"/>
      <w:sz w:val="24"/>
      <w:szCs w:val="24"/>
      <w:lang w:eastAsia="nl-NL"/>
    </w:rPr>
  </w:style>
  <w:style w:type="paragraph" w:styleId="Header">
    <w:name w:val="header"/>
    <w:basedOn w:val="Normal"/>
    <w:link w:val="HeaderChar"/>
    <w:uiPriority w:val="99"/>
    <w:unhideWhenUsed/>
    <w:rsid w:val="00E577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7D5"/>
    <w:rPr>
      <w:rFonts w:ascii="Times New Roman" w:hAnsi="Times New Roman" w:cs="Times New Roman"/>
      <w:sz w:val="24"/>
      <w:szCs w:val="24"/>
    </w:rPr>
  </w:style>
  <w:style w:type="paragraph" w:styleId="Footer">
    <w:name w:val="footer"/>
    <w:basedOn w:val="Normal"/>
    <w:link w:val="FooterChar"/>
    <w:uiPriority w:val="99"/>
    <w:unhideWhenUsed/>
    <w:rsid w:val="00E577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7D5"/>
    <w:rPr>
      <w:rFonts w:ascii="Times New Roman" w:hAnsi="Times New Roman" w:cs="Times New Roman"/>
      <w:sz w:val="24"/>
      <w:szCs w:val="24"/>
    </w:rPr>
  </w:style>
  <w:style w:type="paragraph" w:styleId="NoSpacing">
    <w:name w:val="No Spacing"/>
    <w:link w:val="NoSpacingChar"/>
    <w:uiPriority w:val="1"/>
    <w:qFormat/>
    <w:rsid w:val="00F505D9"/>
    <w:pPr>
      <w:spacing w:after="0" w:line="240" w:lineRule="auto"/>
    </w:pPr>
    <w:rPr>
      <w:rFonts w:eastAsiaTheme="minorEastAsia"/>
    </w:rPr>
  </w:style>
  <w:style w:type="character" w:customStyle="1" w:styleId="NoSpacingChar">
    <w:name w:val="No Spacing Char"/>
    <w:basedOn w:val="DefaultParagraphFont"/>
    <w:link w:val="NoSpacing"/>
    <w:uiPriority w:val="1"/>
    <w:rsid w:val="00F505D9"/>
    <w:rPr>
      <w:rFonts w:eastAsiaTheme="minorEastAsia"/>
    </w:rPr>
  </w:style>
  <w:style w:type="paragraph" w:styleId="TOCHeading">
    <w:name w:val="TOC Heading"/>
    <w:basedOn w:val="Heading1"/>
    <w:next w:val="Normal"/>
    <w:uiPriority w:val="39"/>
    <w:unhideWhenUsed/>
    <w:qFormat/>
    <w:rsid w:val="00EF4602"/>
    <w:pPr>
      <w:outlineLvl w:val="9"/>
    </w:pPr>
    <w:rPr>
      <w:rFonts w:asciiTheme="majorHAnsi" w:hAnsiTheme="majorHAnsi" w:cstheme="majorBidi"/>
      <w:b/>
      <w:color w:val="385623" w:themeColor="accent6" w:themeShade="80"/>
    </w:rPr>
  </w:style>
  <w:style w:type="paragraph" w:styleId="TOC1">
    <w:name w:val="toc 1"/>
    <w:basedOn w:val="Normal"/>
    <w:next w:val="Normal"/>
    <w:autoRedefine/>
    <w:uiPriority w:val="39"/>
    <w:unhideWhenUsed/>
    <w:rsid w:val="00EF4602"/>
    <w:pPr>
      <w:spacing w:after="100"/>
    </w:pPr>
    <w:rPr>
      <w:rFonts w:asciiTheme="minorHAnsi" w:hAnsiTheme="minorHAnsi" w:cstheme="minorBidi"/>
      <w:sz w:val="22"/>
      <w:szCs w:val="22"/>
      <w:lang w:val="en-GB"/>
    </w:rPr>
  </w:style>
  <w:style w:type="paragraph" w:styleId="TOC2">
    <w:name w:val="toc 2"/>
    <w:basedOn w:val="Normal"/>
    <w:next w:val="Normal"/>
    <w:autoRedefine/>
    <w:uiPriority w:val="39"/>
    <w:unhideWhenUsed/>
    <w:rsid w:val="00EF4602"/>
    <w:pPr>
      <w:spacing w:after="100"/>
      <w:ind w:left="220"/>
    </w:pPr>
    <w:rPr>
      <w:rFonts w:asciiTheme="minorHAnsi" w:hAnsiTheme="minorHAnsi" w:cstheme="minorBidi"/>
      <w:sz w:val="22"/>
      <w:szCs w:val="22"/>
      <w:lang w:val="en-GB"/>
    </w:rPr>
  </w:style>
  <w:style w:type="table" w:styleId="TableGrid">
    <w:name w:val="Table Grid"/>
    <w:basedOn w:val="TableNormal"/>
    <w:uiPriority w:val="39"/>
    <w:rsid w:val="00653C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6C2A02"/>
    <w:pPr>
      <w:spacing w:after="100"/>
      <w:ind w:left="480"/>
    </w:pPr>
  </w:style>
  <w:style w:type="paragraph" w:styleId="BalloonText">
    <w:name w:val="Balloon Text"/>
    <w:basedOn w:val="Normal"/>
    <w:link w:val="BalloonTextChar"/>
    <w:uiPriority w:val="99"/>
    <w:semiHidden/>
    <w:unhideWhenUsed/>
    <w:rsid w:val="00651A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A20"/>
    <w:rPr>
      <w:rFonts w:ascii="Segoe UI" w:hAnsi="Segoe UI" w:cs="Segoe UI"/>
      <w:sz w:val="18"/>
      <w:szCs w:val="18"/>
    </w:rPr>
  </w:style>
  <w:style w:type="character" w:styleId="FollowedHyperlink">
    <w:name w:val="FollowedHyperlink"/>
    <w:basedOn w:val="DefaultParagraphFont"/>
    <w:uiPriority w:val="99"/>
    <w:semiHidden/>
    <w:unhideWhenUsed/>
    <w:rsid w:val="00E85EA0"/>
    <w:rPr>
      <w:color w:val="954F72" w:themeColor="followedHyperlink"/>
      <w:u w:val="single"/>
    </w:rPr>
  </w:style>
  <w:style w:type="character" w:customStyle="1" w:styleId="Heading4Char">
    <w:name w:val="Heading 4 Char"/>
    <w:basedOn w:val="DefaultParagraphFont"/>
    <w:link w:val="Heading4"/>
    <w:uiPriority w:val="9"/>
    <w:rsid w:val="00A45C17"/>
    <w:rPr>
      <w:rFonts w:asciiTheme="majorHAnsi" w:eastAsiaTheme="majorEastAsia" w:hAnsiTheme="majorHAnsi" w:cstheme="majorBidi"/>
      <w:i/>
      <w:iCs/>
      <w:color w:val="2F5496" w:themeColor="accent1" w:themeShade="BF"/>
      <w:sz w:val="24"/>
      <w:szCs w:val="24"/>
    </w:rPr>
  </w:style>
  <w:style w:type="character" w:styleId="CommentReference">
    <w:name w:val="annotation reference"/>
    <w:basedOn w:val="DefaultParagraphFont"/>
    <w:uiPriority w:val="99"/>
    <w:semiHidden/>
    <w:unhideWhenUsed/>
    <w:rsid w:val="00B011CD"/>
    <w:rPr>
      <w:sz w:val="16"/>
      <w:szCs w:val="16"/>
    </w:rPr>
  </w:style>
  <w:style w:type="paragraph" w:styleId="CommentText">
    <w:name w:val="annotation text"/>
    <w:basedOn w:val="Normal"/>
    <w:link w:val="CommentTextChar"/>
    <w:uiPriority w:val="99"/>
    <w:semiHidden/>
    <w:unhideWhenUsed/>
    <w:rsid w:val="00B011CD"/>
    <w:pPr>
      <w:spacing w:line="240" w:lineRule="auto"/>
    </w:pPr>
    <w:rPr>
      <w:sz w:val="20"/>
      <w:szCs w:val="20"/>
    </w:rPr>
  </w:style>
  <w:style w:type="character" w:customStyle="1" w:styleId="CommentTextChar">
    <w:name w:val="Comment Text Char"/>
    <w:basedOn w:val="DefaultParagraphFont"/>
    <w:link w:val="CommentText"/>
    <w:uiPriority w:val="99"/>
    <w:semiHidden/>
    <w:rsid w:val="00B011CD"/>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011CD"/>
    <w:rPr>
      <w:b/>
      <w:bCs/>
    </w:rPr>
  </w:style>
  <w:style w:type="character" w:customStyle="1" w:styleId="CommentSubjectChar">
    <w:name w:val="Comment Subject Char"/>
    <w:basedOn w:val="CommentTextChar"/>
    <w:link w:val="CommentSubject"/>
    <w:uiPriority w:val="99"/>
    <w:semiHidden/>
    <w:rsid w:val="00B011CD"/>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2.wdp"/><Relationship Id="rId18" Type="http://schemas.openxmlformats.org/officeDocument/2006/relationships/hyperlink" Target="mailto:a.postma@fontys.nl"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git.fhict.nl/I390396/ProPGroup34"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lucidchart.com/documents/edit/b2df1e6d-8d51-448a-a9af-082c58ca79c5/0?callback=close&amp;name=docs&amp;callback_type=back&amp;v=1033&amp;s=595.4399999999999"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mailto:t.dasilvasantos@student.fontys.n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B8917-D3CA-4CAB-BB24-D142FCF90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17</Pages>
  <Words>3383</Words>
  <Characters>19285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PROJECT PLAN</vt:lpstr>
    </vt:vector>
  </TitlesOfParts>
  <Company/>
  <LinksUpToDate>false</LinksUpToDate>
  <CharactersWithSpaces>22623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EVENTS</dc:subject>
  <dc:creator>Chanelle Hart</dc:creator>
  <cp:keywords/>
  <dc:description/>
  <cp:lastModifiedBy>Yến Thanh</cp:lastModifiedBy>
  <cp:revision>117</cp:revision>
  <cp:lastPrinted>2018-03-06T12:19:00Z</cp:lastPrinted>
  <dcterms:created xsi:type="dcterms:W3CDTF">2018-03-06T11:26:00Z</dcterms:created>
  <dcterms:modified xsi:type="dcterms:W3CDTF">2018-03-25T15:56:00Z</dcterms:modified>
</cp:coreProperties>
</file>