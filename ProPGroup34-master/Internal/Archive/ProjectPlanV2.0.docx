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0133DB1" w14:textId="77777777" w:rsidR="00F505D9" w:rsidRPr="006C2A02" w:rsidRDefault="002A7416" w:rsidP="00F505D9">
      <w:r>
        <w:rPr>
          <w:rStyle w:val="CommentReference"/>
        </w:rPr>
        <w:commentReference w:id="0"/>
      </w:r>
      <w:r w:rsidR="00F505D9" w:rsidRPr="006C2A02">
        <w:rPr>
          <w:noProof/>
        </w:rPr>
        <w:drawing>
          <wp:anchor distT="0" distB="0" distL="114300" distR="114300" simplePos="0" relativeHeight="251666432" behindDoc="0" locked="0" layoutInCell="1" allowOverlap="1" wp14:anchorId="5BB8017A" wp14:editId="319D4409">
            <wp:simplePos x="0" y="0"/>
            <wp:positionH relativeFrom="column">
              <wp:posOffset>-419100</wp:posOffset>
            </wp:positionH>
            <wp:positionV relativeFrom="paragraph">
              <wp:posOffset>-247650</wp:posOffset>
            </wp:positionV>
            <wp:extent cx="2170382" cy="800100"/>
            <wp:effectExtent l="0" t="0" r="1905" b="0"/>
            <wp:wrapNone/>
            <wp:docPr id="16" name="Picture 16" descr="C:\Users\Utilizador\Desktop\28233412_1268952309915774_629552791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tilizador\Desktop\28233412_1268952309915774_629552791_n.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179272" cy="803377"/>
                    </a:xfrm>
                    <a:prstGeom prst="rect">
                      <a:avLst/>
                    </a:prstGeom>
                    <a:noFill/>
                    <a:ln>
                      <a:noFill/>
                    </a:ln>
                  </pic:spPr>
                </pic:pic>
              </a:graphicData>
            </a:graphic>
            <wp14:sizeRelH relativeFrom="margin">
              <wp14:pctWidth>0</wp14:pctWidth>
            </wp14:sizeRelH>
            <wp14:sizeRelV relativeFrom="margin">
              <wp14:pctHeight>0</wp14:pctHeight>
            </wp14:sizeRelV>
          </wp:anchor>
        </w:drawing>
      </w:r>
    </w:p>
    <w:sdt>
      <w:sdtPr>
        <w:id w:val="1908953220"/>
        <w:docPartObj>
          <w:docPartGallery w:val="Cover Pages"/>
          <w:docPartUnique/>
        </w:docPartObj>
      </w:sdtPr>
      <w:sdtEndPr>
        <w:rPr>
          <w:rFonts w:eastAsiaTheme="minorEastAsia"/>
          <w:color w:val="4472C4" w:themeColor="accent1"/>
          <w:lang w:val="pt-PT"/>
        </w:rPr>
      </w:sdtEndPr>
      <w:sdtContent>
        <w:p w14:paraId="6D328C6F" w14:textId="440C6406" w:rsidR="00F505D9" w:rsidRPr="006C2A02" w:rsidRDefault="00F505D9" w:rsidP="00F505D9">
          <w:pPr>
            <w:rPr>
              <w:lang w:val="pt-PT"/>
            </w:rPr>
          </w:pPr>
          <w:r w:rsidRPr="006C2A02">
            <w:rPr>
              <w:noProof/>
            </w:rPr>
            <mc:AlternateContent>
              <mc:Choice Requires="wpg">
                <w:drawing>
                  <wp:anchor distT="0" distB="0" distL="114300" distR="114300" simplePos="0" relativeHeight="251659264" behindDoc="1" locked="0" layoutInCell="1" allowOverlap="1" wp14:anchorId="3275991B" wp14:editId="328C5C55">
                    <wp:simplePos x="0" y="0"/>
                    <wp:positionH relativeFrom="page">
                      <wp:posOffset>-9525</wp:posOffset>
                    </wp:positionH>
                    <wp:positionV relativeFrom="page">
                      <wp:posOffset>342900</wp:posOffset>
                    </wp:positionV>
                    <wp:extent cx="7574508" cy="10440035"/>
                    <wp:effectExtent l="0" t="0" r="7620" b="0"/>
                    <wp:wrapNone/>
                    <wp:docPr id="119" name="Group 119"/>
                    <wp:cNvGraphicFramePr/>
                    <a:graphic xmlns:a="http://schemas.openxmlformats.org/drawingml/2006/main">
                      <a:graphicData uri="http://schemas.microsoft.com/office/word/2010/wordprocessingGroup">
                        <wpg:wgp>
                          <wpg:cNvGrpSpPr/>
                          <wpg:grpSpPr>
                            <a:xfrm>
                              <a:off x="0" y="0"/>
                              <a:ext cx="7574508" cy="10440035"/>
                              <a:chOff x="-204716" y="0"/>
                              <a:chExt cx="7574508" cy="10016975"/>
                            </a:xfrm>
                          </wpg:grpSpPr>
                          <wps:wsp>
                            <wps:cNvPr id="120" name="Rectangle 120"/>
                            <wps:cNvSpPr/>
                            <wps:spPr>
                              <a:xfrm>
                                <a:off x="-204716" y="7516366"/>
                                <a:ext cx="7574052" cy="201213"/>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204716" y="7685916"/>
                                <a:ext cx="7574508" cy="2331059"/>
                              </a:xfrm>
                              <a:prstGeom prst="rect">
                                <a:avLst/>
                              </a:prstGeom>
                              <a:solidFill>
                                <a:schemeClr val="bg2">
                                  <a:lumMod val="90000"/>
                                </a:schemeClr>
                              </a:solidFill>
                              <a:ln>
                                <a:noFill/>
                              </a:ln>
                            </wps:spPr>
                            <wps:style>
                              <a:lnRef idx="0">
                                <a:scrgbClr r="0" g="0" b="0"/>
                              </a:lnRef>
                              <a:fillRef idx="0">
                                <a:scrgbClr r="0" g="0" b="0"/>
                              </a:fillRef>
                              <a:effectRef idx="0">
                                <a:scrgbClr r="0" g="0" b="0"/>
                              </a:effectRef>
                              <a:fontRef idx="minor">
                                <a:schemeClr val="lt1"/>
                              </a:fontRef>
                            </wps:style>
                            <wps:txbx>
                              <w:txbxContent>
                                <w:p w14:paraId="1B2FC4B9" w14:textId="77777777" w:rsidR="002A7416" w:rsidRPr="0046309D" w:rsidRDefault="002A7416" w:rsidP="00F505D9">
                                  <w:pPr>
                                    <w:pStyle w:val="NoSpacing"/>
                                    <w:rPr>
                                      <w:color w:val="FFFFFF" w:themeColor="background1"/>
                                      <w:sz w:val="32"/>
                                      <w:szCs w:val="32"/>
                                      <w:lang w:val="pt-PT"/>
                                    </w:rPr>
                                  </w:pPr>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Text Box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imes New Roman" w:eastAsiaTheme="majorEastAsia" w:hAnsi="Times New Roman" w:cs="Times New Roman"/>
                                      <w:color w:val="000000" w:themeColor="text1"/>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alias w:val="Title"/>
                                    <w:tag w:val=""/>
                                    <w:id w:val="850833444"/>
                                    <w:dataBinding w:prefixMappings="xmlns:ns0='http://purl.org/dc/elements/1.1/' xmlns:ns1='http://schemas.openxmlformats.org/package/2006/metadata/core-properties' " w:xpath="/ns1:coreProperties[1]/ns0:title[1]" w:storeItemID="{6C3C8BC8-F283-45AE-878A-BAB7291924A1}"/>
                                    <w:text/>
                                  </w:sdtPr>
                                  <w:sdtEndPr/>
                                  <w:sdtContent>
                                    <w:p w14:paraId="129AAAD7" w14:textId="4605319C" w:rsidR="002A7416" w:rsidRPr="00807D77" w:rsidRDefault="002A7416" w:rsidP="00F505D9">
                                      <w:pPr>
                                        <w:pStyle w:val="NoSpacing"/>
                                        <w:pBdr>
                                          <w:bottom w:val="single" w:sz="6" w:space="4" w:color="7F7F7F" w:themeColor="text1" w:themeTint="80"/>
                                        </w:pBdr>
                                        <w:rPr>
                                          <w:rFonts w:ascii="Times New Roman" w:eastAsiaTheme="majorEastAsia" w:hAnsi="Times New Roman" w:cs="Times New Roman"/>
                                          <w:color w:val="000000" w:themeColor="text1"/>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07D77">
                                        <w:rPr>
                                          <w:rFonts w:ascii="Times New Roman" w:eastAsiaTheme="majorEastAsia" w:hAnsi="Times New Roman" w:cs="Times New Roman"/>
                                          <w:color w:val="000000" w:themeColor="text1"/>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PROJECT PLAN</w:t>
                                      </w:r>
                                    </w:p>
                                  </w:sdtContent>
                                </w:sdt>
                                <w:p w14:paraId="5298A9B9" w14:textId="152F4EB2" w:rsidR="002A7416" w:rsidRDefault="00706F11" w:rsidP="00F505D9">
                                  <w:pPr>
                                    <w:pStyle w:val="NoSpacing"/>
                                    <w:spacing w:before="240"/>
                                    <w:rPr>
                                      <w:caps/>
                                      <w:color w:val="44546A" w:themeColor="text2"/>
                                      <w:sz w:val="36"/>
                                      <w:szCs w:val="36"/>
                                    </w:rPr>
                                  </w:pPr>
                                  <w:sdt>
                                    <w:sdtPr>
                                      <w:rPr>
                                        <w:rFonts w:ascii="Times New Roman" w:hAnsi="Times New Roman" w:cs="Times New Roman"/>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alias w:val="Subtitle"/>
                                      <w:tag w:val=""/>
                                      <w:id w:val="-1282805686"/>
                                      <w:dataBinding w:prefixMappings="xmlns:ns0='http://purl.org/dc/elements/1.1/' xmlns:ns1='http://schemas.openxmlformats.org/package/2006/metadata/core-properties' " w:xpath="/ns1:coreProperties[1]/ns0:subject[1]" w:storeItemID="{6C3C8BC8-F283-45AE-878A-BAB7291924A1}"/>
                                      <w:text/>
                                    </w:sdtPr>
                                    <w:sdtEndPr/>
                                    <w:sdtContent>
                                      <w:r w:rsidR="002A7416" w:rsidRPr="00807D77">
                                        <w:rPr>
                                          <w:rFonts w:ascii="Times New Roman" w:hAnsi="Times New Roman" w:cs="Times New Roman"/>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LARP EVENT</w:t>
                                      </w:r>
                                    </w:sdtContent>
                                  </w:sdt>
                                  <w:r w:rsidR="002A7416">
                                    <w:rPr>
                                      <w:rFonts w:ascii="Times New Roman" w:hAnsi="Times New Roman" w:cs="Times New Roman"/>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SOFTWARE SOLUTION</w:t>
                                  </w:r>
                                </w:p>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3275991B" id="Group 119" o:spid="_x0000_s1026" style="position:absolute;margin-left:-.75pt;margin-top:27pt;width:596.4pt;height:822.05pt;z-index:-251657216;mso-position-horizontal-relative:page;mso-position-vertical-relative:page" coordorigin="-2047" coordsize="75745,1001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">
                    <v:rect id="Rectangle 120" o:spid="_x0000_s1027" style="position:absolute;left:-2047;top:75163;width:75740;height:20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" fillcolor="black [3200]" stroked="f"/>
                    <v:rect id="Rectangle 121" o:spid="_x0000_s1028" style="position:absolute;left:-2047;top:76859;width:75744;height:2331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" fillcolor="#cfcdcd [2894]" stroked="f">
                      <v:textbox inset="36pt,14.4pt,36pt,36pt">
                        <w:txbxContent>
                          <w:p w14:paraId="1B2FC4B9" w14:textId="77777777" w:rsidR="002A7416" w:rsidRPr="0046309D" w:rsidRDefault="002A7416" w:rsidP="00F505D9">
                            <w:pPr>
                              <w:pStyle w:val="NoSpacing"/>
                              <w:rPr>
                                <w:color w:val="FFFFFF" w:themeColor="background1"/>
                                <w:sz w:val="32"/>
                                <w:szCs w:val="32"/>
                                <w:lang w:val="pt-PT"/>
                              </w:rPr>
                            </w:pPr>
                          </w:p>
                        </w:txbxContent>
                      </v:textbox>
                    </v:rect>
                    <v:shapetype id="_x0000_t202" coordsize="21600,21600" o:spt="202" path="m,l,21600r21600,l21600,xe">
                      <v:stroke joinstyle="miter"/>
                      <v:path gradientshapeok="t" o:connecttype="rect"/>
                    </v:shapetype>
                    <v:shape id="Text Box 122"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sdt>
                            <w:sdtPr>
                              <w:rPr>
                                <w:rFonts w:ascii="Times New Roman" w:eastAsiaTheme="majorEastAsia" w:hAnsi="Times New Roman" w:cs="Times New Roman"/>
                                <w:color w:val="000000" w:themeColor="text1"/>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alias w:val="Title"/>
                              <w:tag w:val=""/>
                              <w:id w:val="850833444"/>
                              <w:dataBinding w:prefixMappings="xmlns:ns0='http://purl.org/dc/elements/1.1/' xmlns:ns1='http://schemas.openxmlformats.org/package/2006/metadata/core-properties' " w:xpath="/ns1:coreProperties[1]/ns0:title[1]" w:storeItemID="{6C3C8BC8-F283-45AE-878A-BAB7291924A1}"/>
                              <w:text/>
                            </w:sdtPr>
                            <w:sdtEndPr/>
                            <w:sdtContent>
                              <w:p w14:paraId="129AAAD7" w14:textId="4605319C" w:rsidR="002A7416" w:rsidRPr="00807D77" w:rsidRDefault="002A7416" w:rsidP="00F505D9">
                                <w:pPr>
                                  <w:pStyle w:val="NoSpacing"/>
                                  <w:pBdr>
                                    <w:bottom w:val="single" w:sz="6" w:space="4" w:color="7F7F7F" w:themeColor="text1" w:themeTint="80"/>
                                  </w:pBdr>
                                  <w:rPr>
                                    <w:rFonts w:ascii="Times New Roman" w:eastAsiaTheme="majorEastAsia" w:hAnsi="Times New Roman" w:cs="Times New Roman"/>
                                    <w:color w:val="000000" w:themeColor="text1"/>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07D77">
                                  <w:rPr>
                                    <w:rFonts w:ascii="Times New Roman" w:eastAsiaTheme="majorEastAsia" w:hAnsi="Times New Roman" w:cs="Times New Roman"/>
                                    <w:color w:val="000000" w:themeColor="text1"/>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PROJECT PLAN</w:t>
                                </w:r>
                              </w:p>
                            </w:sdtContent>
                          </w:sdt>
                          <w:p w14:paraId="5298A9B9" w14:textId="152F4EB2" w:rsidR="002A7416" w:rsidRDefault="00706F11" w:rsidP="00F505D9">
                            <w:pPr>
                              <w:pStyle w:val="NoSpacing"/>
                              <w:spacing w:before="240"/>
                              <w:rPr>
                                <w:caps/>
                                <w:color w:val="44546A" w:themeColor="text2"/>
                                <w:sz w:val="36"/>
                                <w:szCs w:val="36"/>
                              </w:rPr>
                            </w:pPr>
                            <w:sdt>
                              <w:sdtPr>
                                <w:rPr>
                                  <w:rFonts w:ascii="Times New Roman" w:hAnsi="Times New Roman" w:cs="Times New Roman"/>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alias w:val="Subtitle"/>
                                <w:tag w:val=""/>
                                <w:id w:val="-1282805686"/>
                                <w:dataBinding w:prefixMappings="xmlns:ns0='http://purl.org/dc/elements/1.1/' xmlns:ns1='http://schemas.openxmlformats.org/package/2006/metadata/core-properties' " w:xpath="/ns1:coreProperties[1]/ns0:subject[1]" w:storeItemID="{6C3C8BC8-F283-45AE-878A-BAB7291924A1}"/>
                                <w:text/>
                              </w:sdtPr>
                              <w:sdtEndPr/>
                              <w:sdtContent>
                                <w:r w:rsidR="002A7416" w:rsidRPr="00807D77">
                                  <w:rPr>
                                    <w:rFonts w:ascii="Times New Roman" w:hAnsi="Times New Roman" w:cs="Times New Roman"/>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LARP EVENT</w:t>
                                </w:r>
                              </w:sdtContent>
                            </w:sdt>
                            <w:r w:rsidR="002A7416">
                              <w:rPr>
                                <w:rFonts w:ascii="Times New Roman" w:hAnsi="Times New Roman" w:cs="Times New Roman"/>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SOFTWARE SOLUTION</w:t>
                            </w:r>
                          </w:p>
                        </w:txbxContent>
                      </v:textbox>
                    </v:shape>
                    <w10:wrap anchorx="page" anchory="page"/>
                  </v:group>
                </w:pict>
              </mc:Fallback>
            </mc:AlternateContent>
          </w:r>
        </w:p>
        <w:p w14:paraId="4742760F" w14:textId="1B454A59" w:rsidR="00F505D9" w:rsidRDefault="0073494B" w:rsidP="00F505D9">
          <w:pPr>
            <w:rPr>
              <w:rFonts w:eastAsiaTheme="minorEastAsia"/>
              <w:color w:val="4472C4" w:themeColor="accent1"/>
              <w:lang w:val="pt-PT"/>
            </w:rPr>
          </w:pPr>
          <w:r w:rsidRPr="006C2A02">
            <w:rPr>
              <w:noProof/>
            </w:rPr>
            <mc:AlternateContent>
              <mc:Choice Requires="wps">
                <w:drawing>
                  <wp:anchor distT="0" distB="0" distL="114300" distR="114300" simplePos="0" relativeHeight="251664384" behindDoc="0" locked="0" layoutInCell="1" allowOverlap="1" wp14:anchorId="6E2E637A" wp14:editId="6850A4BD">
                    <wp:simplePos x="0" y="0"/>
                    <wp:positionH relativeFrom="margin">
                      <wp:align>right</wp:align>
                    </wp:positionH>
                    <wp:positionV relativeFrom="paragraph">
                      <wp:posOffset>3909695</wp:posOffset>
                    </wp:positionV>
                    <wp:extent cx="1047750" cy="295275"/>
                    <wp:effectExtent l="0" t="0" r="0" b="0"/>
                    <wp:wrapNone/>
                    <wp:docPr id="10" name="Text Box 10"/>
                    <wp:cNvGraphicFramePr/>
                    <a:graphic xmlns:a="http://schemas.openxmlformats.org/drawingml/2006/main">
                      <a:graphicData uri="http://schemas.microsoft.com/office/word/2010/wordprocessingShape">
                        <wps:wsp>
                          <wps:cNvSpPr txBox="1"/>
                          <wps:spPr>
                            <a:xfrm>
                              <a:off x="0" y="0"/>
                              <a:ext cx="1047750" cy="2952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5B3F576" w14:textId="58E600BC" w:rsidR="002A7416" w:rsidRPr="000E274E" w:rsidRDefault="002A7416" w:rsidP="00F505D9">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E274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Version </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2E637A" id="Text Box 10" o:spid="_x0000_s1030" type="#_x0000_t202" style="position:absolute;margin-left:31.3pt;margin-top:307.85pt;width:82.5pt;height:23.25pt;z-index:2516643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" filled="f" stroked="f" strokeweight=".5pt">
                    <v:textbox>
                      <w:txbxContent>
                        <w:p w14:paraId="45B3F576" w14:textId="58E600BC" w:rsidR="002A7416" w:rsidRPr="000E274E" w:rsidRDefault="002A7416" w:rsidP="00F505D9">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E274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Version </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w:t>
                          </w:r>
                        </w:p>
                      </w:txbxContent>
                    </v:textbox>
                    <w10:wrap anchorx="margin"/>
                  </v:shape>
                </w:pict>
              </mc:Fallback>
            </mc:AlternateContent>
          </w:r>
          <w:r w:rsidRPr="006C2A02">
            <w:rPr>
              <w:noProof/>
            </w:rPr>
            <w:drawing>
              <wp:anchor distT="0" distB="0" distL="114300" distR="114300" simplePos="0" relativeHeight="251660288" behindDoc="0" locked="0" layoutInCell="1" allowOverlap="1" wp14:anchorId="09B6624D" wp14:editId="5E4160EC">
                <wp:simplePos x="0" y="0"/>
                <wp:positionH relativeFrom="column">
                  <wp:posOffset>3455670</wp:posOffset>
                </wp:positionH>
                <wp:positionV relativeFrom="paragraph">
                  <wp:posOffset>1238885</wp:posOffset>
                </wp:positionV>
                <wp:extent cx="3521075" cy="2639695"/>
                <wp:effectExtent l="0" t="0" r="0" b="0"/>
                <wp:wrapNone/>
                <wp:docPr id="4" name="Picture 4" descr="Resultado de imagem para medieval cartoon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sultado de imagem para medieval cartoon png"/>
                        <pic:cNvPicPr>
                          <a:picLocks noChangeAspect="1" noChangeArrowheads="1"/>
                        </pic:cNvPicPr>
                      </pic:nvPicPr>
                      <pic:blipFill>
                        <a:blip r:embed="rId11">
                          <a:extLst>
                            <a:ext uri="{BEBA8EAE-BF5A-486C-A8C5-ECC9F3942E4B}">
                              <a14:imgProps xmlns:a14="http://schemas.microsoft.com/office/drawing/2010/main">
                                <a14:imgLayer r:embed="rId12">
                                  <a14:imgEffect>
                                    <a14:backgroundRemoval t="4952" b="94667" l="5571" r="90000">
                                      <a14:foregroundMark x1="67714" y1="8381" x2="67714" y2="8381"/>
                                      <a14:foregroundMark x1="78857" y1="13905" x2="78857" y2="13905"/>
                                      <a14:foregroundMark x1="33857" y1="25143" x2="33857" y2="25143"/>
                                      <a14:foregroundMark x1="35143" y1="22857" x2="35143" y2="22857"/>
                                      <a14:foregroundMark x1="36143" y1="20190" x2="36143" y2="20190"/>
                                      <a14:foregroundMark x1="36714" y1="20000" x2="36714" y2="20000"/>
                                      <a14:foregroundMark x1="37143" y1="19810" x2="37143" y2="19810"/>
                                      <a14:foregroundMark x1="37714" y1="18476" x2="37714" y2="18476"/>
                                      <a14:foregroundMark x1="37429" y1="19048" x2="37429" y2="19048"/>
                                      <a14:foregroundMark x1="38429" y1="18095" x2="38429" y2="18095"/>
                                      <a14:foregroundMark x1="29143" y1="25524" x2="29143" y2="25524"/>
                                      <a14:foregroundMark x1="27857" y1="26476" x2="27857" y2="26476"/>
                                      <a14:foregroundMark x1="25714" y1="27619" x2="25714" y2="27619"/>
                                      <a14:foregroundMark x1="25000" y1="27619" x2="25000" y2="27619"/>
                                      <a14:foregroundMark x1="24571" y1="28190" x2="24571" y2="28190"/>
                                      <a14:foregroundMark x1="24000" y1="28381" x2="24000" y2="28381"/>
                                      <a14:foregroundMark x1="23714" y1="28381" x2="23714" y2="28381"/>
                                      <a14:foregroundMark x1="26571" y1="27238" x2="26571" y2="27238"/>
                                      <a14:foregroundMark x1="49571" y1="19238" x2="49571" y2="19238"/>
                                      <a14:foregroundMark x1="46143" y1="13905" x2="46143" y2="13905"/>
                                      <a14:foregroundMark x1="44571" y1="15810" x2="44571" y2="15810"/>
                                      <a14:foregroundMark x1="43857" y1="15619" x2="43857" y2="15619"/>
                                      <a14:foregroundMark x1="44286" y1="15429" x2="44286" y2="15429"/>
                                      <a14:foregroundMark x1="45286" y1="15429" x2="45286" y2="15429"/>
                                      <a14:foregroundMark x1="45143" y1="14857" x2="45143" y2="14857"/>
                                      <a14:foregroundMark x1="59143" y1="11619" x2="59143" y2="11619"/>
                                      <a14:foregroundMark x1="60286" y1="11048" x2="60286" y2="11048"/>
                                      <a14:foregroundMark x1="61571" y1="10667" x2="61571" y2="10667"/>
                                      <a14:foregroundMark x1="63143" y1="10095" x2="63143" y2="10095"/>
                                      <a14:foregroundMark x1="62429" y1="9905" x2="57857" y2="12000"/>
                                      <a14:foregroundMark x1="73571" y1="20571" x2="80286" y2="19429"/>
                                      <a14:foregroundMark x1="70714" y1="25143" x2="74143" y2="36381"/>
                                      <a14:foregroundMark x1="74143" y1="36381" x2="74571" y2="40952"/>
                                      <a14:foregroundMark x1="75143" y1="39048" x2="83857" y2="37333"/>
                                      <a14:foregroundMark x1="83857" y1="37333" x2="88714" y2="32952"/>
                                      <a14:foregroundMark x1="74286" y1="69714" x2="74286" y2="69714"/>
                                      <a14:foregroundMark x1="73857" y1="70286" x2="74143" y2="69333"/>
                                      <a14:foregroundMark x1="74714" y1="69714" x2="73286" y2="69714"/>
                                      <a14:foregroundMark x1="74143" y1="74095" x2="74571" y2="74286"/>
                                      <a14:foregroundMark x1="76429" y1="81905" x2="76429" y2="81905"/>
                                      <a14:foregroundMark x1="75286" y1="90667" x2="75286" y2="90667"/>
                                      <a14:foregroundMark x1="57000" y1="94476" x2="57000" y2="94476"/>
                                      <a14:foregroundMark x1="58571" y1="94857" x2="58571" y2="94857"/>
                                      <a14:foregroundMark x1="65000" y1="94476" x2="65000" y2="94476"/>
                                      <a14:foregroundMark x1="25857" y1="92190" x2="25857" y2="92190"/>
                                      <a14:foregroundMark x1="21143" y1="91619" x2="21143" y2="91619"/>
                                      <a14:foregroundMark x1="19571" y1="92190" x2="20000" y2="91238"/>
                                      <a14:foregroundMark x1="21143" y1="91429" x2="22714" y2="92190"/>
                                      <a14:foregroundMark x1="26571" y1="77524" x2="26429" y2="76952"/>
                                      <a14:foregroundMark x1="27429" y1="72571" x2="27714" y2="72190"/>
                                      <a14:foregroundMark x1="26571" y1="70667" x2="26286" y2="69905"/>
                                      <a14:foregroundMark x1="27714" y1="72381" x2="26429" y2="72762"/>
                                      <a14:foregroundMark x1="21286" y1="65714" x2="21286" y2="65524"/>
                                      <a14:foregroundMark x1="22286" y1="65143" x2="12286" y2="71048"/>
                                      <a14:foregroundMark x1="22000" y1="65143" x2="14429" y2="68381"/>
                                      <a14:foregroundMark x1="21714" y1="51048" x2="5857" y2="59048"/>
                                      <a14:foregroundMark x1="21000" y1="41714" x2="21000" y2="41714"/>
                                      <a14:foregroundMark x1="21143" y1="42286" x2="20000" y2="41714"/>
                                      <a14:foregroundMark x1="21143" y1="33524" x2="23714" y2="35238"/>
                                      <a14:foregroundMark x1="21571" y1="32762" x2="23143" y2="35238"/>
                                      <a14:foregroundMark x1="19571" y1="31429" x2="20714" y2="31619"/>
                                      <a14:foregroundMark x1="63000" y1="15429" x2="63000" y2="15429"/>
                                      <a14:foregroundMark x1="62000" y1="19810" x2="62000" y2="19810"/>
                                      <a14:foregroundMark x1="67143" y1="15048" x2="67143" y2="15048"/>
                                      <a14:foregroundMark x1="66286" y1="16000" x2="68571" y2="18095"/>
                                      <a14:foregroundMark x1="67286" y1="9143" x2="67571" y2="18095"/>
                                      <a14:foregroundMark x1="66000" y1="5143" x2="68000" y2="12000"/>
                                      <a14:foregroundMark x1="66143" y1="4952" x2="69429" y2="5333"/>
                                      <a14:foregroundMark x1="69857" y1="80571" x2="69143" y2="80000"/>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3521075" cy="26396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C2A02">
            <w:rPr>
              <w:noProof/>
            </w:rPr>
            <w:drawing>
              <wp:anchor distT="0" distB="0" distL="114300" distR="114300" simplePos="0" relativeHeight="251663360" behindDoc="0" locked="0" layoutInCell="1" allowOverlap="1" wp14:anchorId="2703E09E" wp14:editId="34CDB3FB">
                <wp:simplePos x="0" y="0"/>
                <wp:positionH relativeFrom="margin">
                  <wp:align>right</wp:align>
                </wp:positionH>
                <wp:positionV relativeFrom="paragraph">
                  <wp:posOffset>7897495</wp:posOffset>
                </wp:positionV>
                <wp:extent cx="1511935" cy="873125"/>
                <wp:effectExtent l="0" t="0" r="0" b="3175"/>
                <wp:wrapNone/>
                <wp:docPr id="13" name="Picture 13" descr="Resultado de imagem para fontys logo png"/>
                <wp:cNvGraphicFramePr/>
                <a:graphic xmlns:a="http://schemas.openxmlformats.org/drawingml/2006/main">
                  <a:graphicData uri="http://schemas.openxmlformats.org/drawingml/2006/picture">
                    <pic:pic xmlns:pic="http://schemas.openxmlformats.org/drawingml/2006/picture">
                      <pic:nvPicPr>
                        <pic:cNvPr id="13" name="Picture 13" descr="Resultado de imagem para fontys logo png"/>
                        <pic:cNvPicPr/>
                      </pic:nvPicPr>
                      <pic:blipFill>
                        <a:blip r:embed="rId13" cstate="print">
                          <a:biLevel thresh="75000"/>
                          <a:extLst>
                            <a:ext uri="{BEBA8EAE-BF5A-486C-A8C5-ECC9F3942E4B}">
                              <a14:imgProps xmlns:a14="http://schemas.microsoft.com/office/drawing/2010/main">
                                <a14:imgLayer r:embed="rId14">
                                  <a14:imgEffect>
                                    <a14:brightnessContrast bright="-3000"/>
                                  </a14:imgEffect>
                                </a14:imgLayer>
                              </a14:imgProps>
                            </a:ext>
                            <a:ext uri="{28A0092B-C50C-407E-A947-70E740481C1C}">
                              <a14:useLocalDpi xmlns:a14="http://schemas.microsoft.com/office/drawing/2010/main" val="0"/>
                            </a:ext>
                          </a:extLst>
                        </a:blip>
                        <a:srcRect/>
                        <a:stretch>
                          <a:fillRect/>
                        </a:stretch>
                      </pic:blipFill>
                      <pic:spPr bwMode="auto">
                        <a:xfrm>
                          <a:off x="0" y="0"/>
                          <a:ext cx="1511935" cy="873125"/>
                        </a:xfrm>
                        <a:prstGeom prst="rect">
                          <a:avLst/>
                        </a:prstGeom>
                        <a:noFill/>
                        <a:ln>
                          <a:noFill/>
                        </a:ln>
                      </pic:spPr>
                    </pic:pic>
                  </a:graphicData>
                </a:graphic>
              </wp:anchor>
            </w:drawing>
          </w:r>
          <w:r w:rsidRPr="006C2A02">
            <w:rPr>
              <w:noProof/>
            </w:rPr>
            <mc:AlternateContent>
              <mc:Choice Requires="wps">
                <w:drawing>
                  <wp:anchor distT="0" distB="0" distL="114300" distR="114300" simplePos="0" relativeHeight="251662336" behindDoc="0" locked="0" layoutInCell="1" allowOverlap="1" wp14:anchorId="280A3F06" wp14:editId="21EE7489">
                    <wp:simplePos x="0" y="0"/>
                    <wp:positionH relativeFrom="margin">
                      <wp:align>left</wp:align>
                    </wp:positionH>
                    <wp:positionV relativeFrom="paragraph">
                      <wp:posOffset>7267575</wp:posOffset>
                    </wp:positionV>
                    <wp:extent cx="1594485" cy="541655"/>
                    <wp:effectExtent l="0" t="0" r="0" b="0"/>
                    <wp:wrapNone/>
                    <wp:docPr id="5" name="Text Box 5"/>
                    <wp:cNvGraphicFramePr/>
                    <a:graphic xmlns:a="http://schemas.openxmlformats.org/drawingml/2006/main">
                      <a:graphicData uri="http://schemas.microsoft.com/office/word/2010/wordprocessingShape">
                        <wps:wsp>
                          <wps:cNvSpPr txBox="1"/>
                          <wps:spPr>
                            <a:xfrm>
                              <a:off x="0" y="0"/>
                              <a:ext cx="1594485" cy="5416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4D1CF86" w14:textId="77777777" w:rsidR="002A7416" w:rsidRPr="00324696" w:rsidRDefault="002A7416" w:rsidP="00F505D9">
                                <w:pPr>
                                  <w:rPr>
                                    <w:sz w:val="36"/>
                                    <w:lang w:val="pt-PT"/>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24696">
                                  <w:rPr>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GROUP 34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280A3F06" id="Text Box 5" o:spid="_x0000_s1031" type="#_x0000_t202" style="position:absolute;margin-left:0;margin-top:572.25pt;width:125.55pt;height:42.65pt;z-index:2516623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" filled="f" stroked="f" strokeweight=".5pt">
                    <v:textbox>
                      <w:txbxContent>
                        <w:p w14:paraId="74D1CF86" w14:textId="77777777" w:rsidR="002A7416" w:rsidRPr="00324696" w:rsidRDefault="002A7416" w:rsidP="00F505D9">
                          <w:pPr>
                            <w:rPr>
                              <w:sz w:val="36"/>
                              <w:lang w:val="pt-PT"/>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24696">
                            <w:rPr>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GROUP 34</w:t>
                          </w:r>
                        </w:p>
                      </w:txbxContent>
                    </v:textbox>
                    <w10:wrap anchorx="margin"/>
                  </v:shape>
                </w:pict>
              </mc:Fallback>
            </mc:AlternateContent>
          </w:r>
          <w:r w:rsidRPr="006C2A02">
            <w:rPr>
              <w:noProof/>
            </w:rPr>
            <mc:AlternateContent>
              <mc:Choice Requires="wps">
                <w:drawing>
                  <wp:anchor distT="0" distB="0" distL="114300" distR="114300" simplePos="0" relativeHeight="251661312" behindDoc="0" locked="0" layoutInCell="1" allowOverlap="1" wp14:anchorId="3577CE78" wp14:editId="4D27B278">
                    <wp:simplePos x="0" y="0"/>
                    <wp:positionH relativeFrom="margin">
                      <wp:align>left</wp:align>
                    </wp:positionH>
                    <wp:positionV relativeFrom="paragraph">
                      <wp:posOffset>7691755</wp:posOffset>
                    </wp:positionV>
                    <wp:extent cx="2524125" cy="1329055"/>
                    <wp:effectExtent l="0" t="0" r="0" b="4445"/>
                    <wp:wrapNone/>
                    <wp:docPr id="9" name="Text Box 9"/>
                    <wp:cNvGraphicFramePr/>
                    <a:graphic xmlns:a="http://schemas.openxmlformats.org/drawingml/2006/main">
                      <a:graphicData uri="http://schemas.microsoft.com/office/word/2010/wordprocessingShape">
                        <wps:wsp>
                          <wps:cNvSpPr txBox="1"/>
                          <wps:spPr>
                            <a:xfrm>
                              <a:off x="0" y="0"/>
                              <a:ext cx="2524125" cy="13290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3DC8A88" w14:textId="77777777" w:rsidR="002A7416" w:rsidRPr="00864058" w:rsidRDefault="002A7416" w:rsidP="00F505D9">
                                <w:pPr>
                                  <w:spacing w:line="276" w:lineRule="auto"/>
                                  <w:rPr>
                                    <w:color w:val="262626" w:themeColor="text1" w:themeTint="D9"/>
                                    <w:lang w:val="de-DE"/>
                                  </w:rPr>
                                </w:pPr>
                                <w:r w:rsidRPr="00864058">
                                  <w:rPr>
                                    <w:color w:val="262626" w:themeColor="text1" w:themeTint="D9"/>
                                    <w:lang w:val="de-DE"/>
                                  </w:rPr>
                                  <w:t>Dholon Akter</w:t>
                                </w:r>
                                <w:r w:rsidRPr="00864058">
                                  <w:rPr>
                                    <w:color w:val="262626" w:themeColor="text1" w:themeTint="D9"/>
                                    <w:lang w:val="de-DE"/>
                                  </w:rPr>
                                  <w:tab/>
                                  <w:t>| Nr. 3047040</w:t>
                                </w:r>
                              </w:p>
                              <w:p w14:paraId="5EBB5500" w14:textId="73EFA12C" w:rsidR="002A7416" w:rsidRPr="00864058" w:rsidRDefault="002A7416" w:rsidP="00F505D9">
                                <w:pPr>
                                  <w:spacing w:line="276" w:lineRule="auto"/>
                                  <w:rPr>
                                    <w:color w:val="262626" w:themeColor="text1" w:themeTint="D9"/>
                                    <w:lang w:val="de-DE"/>
                                  </w:rPr>
                                </w:pPr>
                                <w:r w:rsidRPr="00864058">
                                  <w:rPr>
                                    <w:color w:val="262626" w:themeColor="text1" w:themeTint="D9"/>
                                    <w:lang w:val="de-DE"/>
                                  </w:rPr>
                                  <w:t>Chanelle Hart</w:t>
                                </w:r>
                                <w:r>
                                  <w:rPr>
                                    <w:color w:val="262626" w:themeColor="text1" w:themeTint="D9"/>
                                    <w:lang w:val="de-DE"/>
                                  </w:rPr>
                                  <w:tab/>
                                </w:r>
                                <w:r w:rsidRPr="00864058">
                                  <w:rPr>
                                    <w:color w:val="262626" w:themeColor="text1" w:themeTint="D9"/>
                                    <w:lang w:val="de-DE"/>
                                  </w:rPr>
                                  <w:t>| Nr. 3323781</w:t>
                                </w:r>
                              </w:p>
                              <w:p w14:paraId="53B8D9C9" w14:textId="77777777" w:rsidR="002A7416" w:rsidRPr="00864058" w:rsidRDefault="002A7416" w:rsidP="00F505D9">
                                <w:pPr>
                                  <w:spacing w:line="276" w:lineRule="auto"/>
                                  <w:rPr>
                                    <w:color w:val="262626" w:themeColor="text1" w:themeTint="D9"/>
                                    <w:lang w:val="pt-PT"/>
                                  </w:rPr>
                                </w:pPr>
                                <w:r w:rsidRPr="00864058">
                                  <w:rPr>
                                    <w:color w:val="262626" w:themeColor="text1" w:themeTint="D9"/>
                                    <w:lang w:val="pt-PT"/>
                                  </w:rPr>
                                  <w:t>Talia Santos</w:t>
                                </w:r>
                                <w:r w:rsidRPr="00864058">
                                  <w:rPr>
                                    <w:color w:val="262626" w:themeColor="text1" w:themeTint="D9"/>
                                    <w:lang w:val="pt-PT"/>
                                  </w:rPr>
                                  <w:tab/>
                                  <w:t>| Nr. 3294579</w:t>
                                </w:r>
                              </w:p>
                              <w:p w14:paraId="7587C65D" w14:textId="77777777" w:rsidR="002A7416" w:rsidRPr="00864058" w:rsidRDefault="002A7416" w:rsidP="00F505D9">
                                <w:pPr>
                                  <w:spacing w:line="276" w:lineRule="auto"/>
                                  <w:rPr>
                                    <w:color w:val="262626" w:themeColor="text1" w:themeTint="D9"/>
                                    <w:lang w:val="pt-PT"/>
                                  </w:rPr>
                                </w:pPr>
                                <w:r w:rsidRPr="00864058">
                                  <w:rPr>
                                    <w:color w:val="262626" w:themeColor="text1" w:themeTint="D9"/>
                                    <w:lang w:val="pt-PT"/>
                                  </w:rPr>
                                  <w:t>Thanh Hoàng</w:t>
                                </w:r>
                                <w:r w:rsidRPr="00864058">
                                  <w:rPr>
                                    <w:color w:val="262626" w:themeColor="text1" w:themeTint="D9"/>
                                    <w:lang w:val="pt-PT"/>
                                  </w:rPr>
                                  <w:tab/>
                                  <w:t>| Nr. 3353362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3577CE78" id="Text Box 9" o:spid="_x0000_s1032" type="#_x0000_t202" style="position:absolute;margin-left:0;margin-top:605.65pt;width:198.75pt;height:104.65pt;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" filled="f" stroked="f" strokeweight=".5pt">
                    <v:textbox>
                      <w:txbxContent>
                        <w:p w14:paraId="23DC8A88" w14:textId="77777777" w:rsidR="002A7416" w:rsidRPr="00864058" w:rsidRDefault="002A7416" w:rsidP="00F505D9">
                          <w:pPr>
                            <w:spacing w:line="276" w:lineRule="auto"/>
                            <w:rPr>
                              <w:color w:val="262626" w:themeColor="text1" w:themeTint="D9"/>
                              <w:lang w:val="de-DE"/>
                            </w:rPr>
                          </w:pPr>
                          <w:r w:rsidRPr="00864058">
                            <w:rPr>
                              <w:color w:val="262626" w:themeColor="text1" w:themeTint="D9"/>
                              <w:lang w:val="de-DE"/>
                            </w:rPr>
                            <w:t>Dholon Akter</w:t>
                          </w:r>
                          <w:r w:rsidRPr="00864058">
                            <w:rPr>
                              <w:color w:val="262626" w:themeColor="text1" w:themeTint="D9"/>
                              <w:lang w:val="de-DE"/>
                            </w:rPr>
                            <w:tab/>
                            <w:t>| Nr. 3047040</w:t>
                          </w:r>
                        </w:p>
                        <w:p w14:paraId="5EBB5500" w14:textId="73EFA12C" w:rsidR="002A7416" w:rsidRPr="00864058" w:rsidRDefault="002A7416" w:rsidP="00F505D9">
                          <w:pPr>
                            <w:spacing w:line="276" w:lineRule="auto"/>
                            <w:rPr>
                              <w:color w:val="262626" w:themeColor="text1" w:themeTint="D9"/>
                              <w:lang w:val="de-DE"/>
                            </w:rPr>
                          </w:pPr>
                          <w:r w:rsidRPr="00864058">
                            <w:rPr>
                              <w:color w:val="262626" w:themeColor="text1" w:themeTint="D9"/>
                              <w:lang w:val="de-DE"/>
                            </w:rPr>
                            <w:t>Chanelle Hart</w:t>
                          </w:r>
                          <w:r>
                            <w:rPr>
                              <w:color w:val="262626" w:themeColor="text1" w:themeTint="D9"/>
                              <w:lang w:val="de-DE"/>
                            </w:rPr>
                            <w:tab/>
                          </w:r>
                          <w:r w:rsidRPr="00864058">
                            <w:rPr>
                              <w:color w:val="262626" w:themeColor="text1" w:themeTint="D9"/>
                              <w:lang w:val="de-DE"/>
                            </w:rPr>
                            <w:t>| Nr. 3323781</w:t>
                          </w:r>
                        </w:p>
                        <w:p w14:paraId="53B8D9C9" w14:textId="77777777" w:rsidR="002A7416" w:rsidRPr="00864058" w:rsidRDefault="002A7416" w:rsidP="00F505D9">
                          <w:pPr>
                            <w:spacing w:line="276" w:lineRule="auto"/>
                            <w:rPr>
                              <w:color w:val="262626" w:themeColor="text1" w:themeTint="D9"/>
                              <w:lang w:val="pt-PT"/>
                            </w:rPr>
                          </w:pPr>
                          <w:r w:rsidRPr="00864058">
                            <w:rPr>
                              <w:color w:val="262626" w:themeColor="text1" w:themeTint="D9"/>
                              <w:lang w:val="pt-PT"/>
                            </w:rPr>
                            <w:t>Talia Santos</w:t>
                          </w:r>
                          <w:r w:rsidRPr="00864058">
                            <w:rPr>
                              <w:color w:val="262626" w:themeColor="text1" w:themeTint="D9"/>
                              <w:lang w:val="pt-PT"/>
                            </w:rPr>
                            <w:tab/>
                            <w:t>| Nr. 3294579</w:t>
                          </w:r>
                        </w:p>
                        <w:p w14:paraId="7587C65D" w14:textId="77777777" w:rsidR="002A7416" w:rsidRPr="00864058" w:rsidRDefault="002A7416" w:rsidP="00F505D9">
                          <w:pPr>
                            <w:spacing w:line="276" w:lineRule="auto"/>
                            <w:rPr>
                              <w:color w:val="262626" w:themeColor="text1" w:themeTint="D9"/>
                              <w:lang w:val="pt-PT"/>
                            </w:rPr>
                          </w:pPr>
                          <w:r w:rsidRPr="00864058">
                            <w:rPr>
                              <w:color w:val="262626" w:themeColor="text1" w:themeTint="D9"/>
                              <w:lang w:val="pt-PT"/>
                            </w:rPr>
                            <w:t>Thanh Hoàng</w:t>
                          </w:r>
                          <w:r w:rsidRPr="00864058">
                            <w:rPr>
                              <w:color w:val="262626" w:themeColor="text1" w:themeTint="D9"/>
                              <w:lang w:val="pt-PT"/>
                            </w:rPr>
                            <w:tab/>
                            <w:t>| Nr. 3353362</w:t>
                          </w:r>
                        </w:p>
                      </w:txbxContent>
                    </v:textbox>
                    <w10:wrap anchorx="margin"/>
                  </v:shape>
                </w:pict>
              </mc:Fallback>
            </mc:AlternateContent>
          </w:r>
          <w:r w:rsidR="00F505D9" w:rsidRPr="006C2A02">
            <w:rPr>
              <w:noProof/>
            </w:rPr>
            <mc:AlternateContent>
              <mc:Choice Requires="wps">
                <w:drawing>
                  <wp:anchor distT="0" distB="0" distL="114300" distR="114300" simplePos="0" relativeHeight="251665408" behindDoc="0" locked="0" layoutInCell="1" allowOverlap="1" wp14:anchorId="7AFB29E8" wp14:editId="410304E6">
                    <wp:simplePos x="0" y="0"/>
                    <wp:positionH relativeFrom="column">
                      <wp:posOffset>-739775</wp:posOffset>
                    </wp:positionH>
                    <wp:positionV relativeFrom="paragraph">
                      <wp:posOffset>7647940</wp:posOffset>
                    </wp:positionV>
                    <wp:extent cx="7214235" cy="45085"/>
                    <wp:effectExtent l="19050" t="19050" r="24765" b="12065"/>
                    <wp:wrapNone/>
                    <wp:docPr id="12" name="Rectangle 12"/>
                    <wp:cNvGraphicFramePr/>
                    <a:graphic xmlns:a="http://schemas.openxmlformats.org/drawingml/2006/main">
                      <a:graphicData uri="http://schemas.microsoft.com/office/word/2010/wordprocessingShape">
                        <wps:wsp>
                          <wps:cNvSpPr/>
                          <wps:spPr>
                            <a:xfrm>
                              <a:off x="0" y="0"/>
                              <a:ext cx="7214235" cy="45085"/>
                            </a:xfrm>
                            <a:prstGeom prst="rect">
                              <a:avLst/>
                            </a:prstGeom>
                            <a:solidFill>
                              <a:srgbClr val="C00000"/>
                            </a:solidFill>
                            <a:ln w="28575">
                              <a:solidFill>
                                <a:schemeClr val="bg2">
                                  <a:lumMod val="90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C01EAE" id="Rectangle 12" o:spid="_x0000_s1026" style="position:absolute;margin-left:-58.25pt;margin-top:602.2pt;width:568.05pt;height:3.5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" fillcolor="#c00000" strokecolor="#cfcdcd [2894]" strokeweight="2.25pt"/>
                </w:pict>
              </mc:Fallback>
            </mc:AlternateContent>
          </w:r>
          <w:r w:rsidR="00F505D9" w:rsidRPr="006C2A02">
            <w:rPr>
              <w:rFonts w:eastAsiaTheme="minorEastAsia"/>
              <w:color w:val="4472C4" w:themeColor="accent1"/>
              <w:lang w:val="pt-PT"/>
            </w:rPr>
            <w:br w:type="page"/>
          </w:r>
        </w:p>
      </w:sdtContent>
    </w:sdt>
    <w:p w14:paraId="55D0DD1D" w14:textId="3B110ACB" w:rsidR="00116731" w:rsidRDefault="00116731" w:rsidP="00116731">
      <w:pPr>
        <w:pStyle w:val="Heading1"/>
        <w:rPr>
          <w:rFonts w:eastAsiaTheme="minorEastAsia"/>
          <w:lang w:val="pt-PT"/>
        </w:rPr>
      </w:pPr>
      <w:bookmarkStart w:id="1" w:name="_Toc508106359"/>
      <w:r>
        <w:rPr>
          <w:rFonts w:eastAsiaTheme="minorEastAsia"/>
          <w:lang w:val="pt-PT"/>
        </w:rPr>
        <w:lastRenderedPageBreak/>
        <w:t>Version History</w:t>
      </w:r>
      <w:bookmarkEnd w:id="1"/>
    </w:p>
    <w:p w14:paraId="17D7DB00" w14:textId="77777777" w:rsidR="00473699" w:rsidRPr="00473699" w:rsidRDefault="00473699" w:rsidP="00473699">
      <w:pPr>
        <w:rPr>
          <w:lang w:val="pt-PT"/>
        </w:rPr>
      </w:pPr>
    </w:p>
    <w:tbl>
      <w:tblPr>
        <w:tblStyle w:val="TableGrid"/>
        <w:tblW w:w="0" w:type="auto"/>
        <w:tblLook w:val="04A0" w:firstRow="1" w:lastRow="0" w:firstColumn="1" w:lastColumn="0" w:noHBand="0" w:noVBand="1"/>
      </w:tblPr>
      <w:tblGrid>
        <w:gridCol w:w="1016"/>
        <w:gridCol w:w="1576"/>
        <w:gridCol w:w="1128"/>
        <w:gridCol w:w="1439"/>
        <w:gridCol w:w="1190"/>
        <w:gridCol w:w="2893"/>
      </w:tblGrid>
      <w:tr w:rsidR="001835D7" w14:paraId="683CCE69" w14:textId="77777777" w:rsidTr="001835D7">
        <w:tc>
          <w:tcPr>
            <w:tcW w:w="984" w:type="dxa"/>
          </w:tcPr>
          <w:p w14:paraId="19BB7F71" w14:textId="784F2BF8" w:rsidR="005546D3" w:rsidRPr="001835D7" w:rsidRDefault="005546D3" w:rsidP="001835D7">
            <w:pPr>
              <w:jc w:val="center"/>
              <w:rPr>
                <w:b/>
                <w:lang w:val="pt-PT"/>
              </w:rPr>
            </w:pPr>
            <w:r w:rsidRPr="001835D7">
              <w:rPr>
                <w:b/>
                <w:lang w:val="pt-PT"/>
              </w:rPr>
              <w:t>Version #</w:t>
            </w:r>
          </w:p>
        </w:tc>
        <w:tc>
          <w:tcPr>
            <w:tcW w:w="1483" w:type="dxa"/>
          </w:tcPr>
          <w:p w14:paraId="4914C12E" w14:textId="46A09549" w:rsidR="005546D3" w:rsidRPr="001835D7" w:rsidRDefault="005546D3" w:rsidP="001835D7">
            <w:pPr>
              <w:jc w:val="center"/>
              <w:rPr>
                <w:b/>
                <w:lang w:val="pt-PT"/>
              </w:rPr>
            </w:pPr>
            <w:r w:rsidRPr="001835D7">
              <w:rPr>
                <w:b/>
                <w:lang w:val="pt-PT"/>
              </w:rPr>
              <w:t>Implemented By</w:t>
            </w:r>
          </w:p>
        </w:tc>
        <w:tc>
          <w:tcPr>
            <w:tcW w:w="1128" w:type="dxa"/>
          </w:tcPr>
          <w:p w14:paraId="3C43E537" w14:textId="3BBCB922" w:rsidR="005546D3" w:rsidRPr="001835D7" w:rsidRDefault="005546D3" w:rsidP="001835D7">
            <w:pPr>
              <w:jc w:val="center"/>
              <w:rPr>
                <w:b/>
                <w:lang w:val="pt-PT"/>
              </w:rPr>
            </w:pPr>
            <w:r w:rsidRPr="001835D7">
              <w:rPr>
                <w:b/>
                <w:lang w:val="pt-PT"/>
              </w:rPr>
              <w:t>Revision Date</w:t>
            </w:r>
          </w:p>
        </w:tc>
        <w:tc>
          <w:tcPr>
            <w:tcW w:w="1440" w:type="dxa"/>
          </w:tcPr>
          <w:p w14:paraId="13BD5137" w14:textId="46ABB138" w:rsidR="005546D3" w:rsidRPr="001835D7" w:rsidRDefault="005546D3" w:rsidP="001835D7">
            <w:pPr>
              <w:jc w:val="center"/>
              <w:rPr>
                <w:b/>
                <w:lang w:val="pt-PT"/>
              </w:rPr>
            </w:pPr>
            <w:r w:rsidRPr="001835D7">
              <w:rPr>
                <w:b/>
                <w:lang w:val="pt-PT"/>
              </w:rPr>
              <w:t>Approved By</w:t>
            </w:r>
          </w:p>
        </w:tc>
        <w:tc>
          <w:tcPr>
            <w:tcW w:w="1080" w:type="dxa"/>
          </w:tcPr>
          <w:p w14:paraId="60E1637A" w14:textId="042A27DF" w:rsidR="005546D3" w:rsidRPr="001835D7" w:rsidRDefault="005546D3" w:rsidP="001835D7">
            <w:pPr>
              <w:jc w:val="center"/>
              <w:rPr>
                <w:b/>
                <w:lang w:val="pt-PT"/>
              </w:rPr>
            </w:pPr>
            <w:r w:rsidRPr="001835D7">
              <w:rPr>
                <w:b/>
                <w:lang w:val="pt-PT"/>
              </w:rPr>
              <w:t>Approval Date</w:t>
            </w:r>
          </w:p>
        </w:tc>
        <w:tc>
          <w:tcPr>
            <w:tcW w:w="2901" w:type="dxa"/>
          </w:tcPr>
          <w:p w14:paraId="41B21783" w14:textId="0DE091BE" w:rsidR="005546D3" w:rsidRPr="001835D7" w:rsidRDefault="005546D3" w:rsidP="001835D7">
            <w:pPr>
              <w:jc w:val="center"/>
              <w:rPr>
                <w:b/>
                <w:lang w:val="pt-PT"/>
              </w:rPr>
            </w:pPr>
            <w:r w:rsidRPr="001835D7">
              <w:rPr>
                <w:b/>
                <w:lang w:val="pt-PT"/>
              </w:rPr>
              <w:t>Reason</w:t>
            </w:r>
          </w:p>
        </w:tc>
      </w:tr>
      <w:tr w:rsidR="001835D7" w14:paraId="4C2A6C79" w14:textId="77777777" w:rsidTr="001835D7">
        <w:tc>
          <w:tcPr>
            <w:tcW w:w="984" w:type="dxa"/>
          </w:tcPr>
          <w:p w14:paraId="65B5AFC8" w14:textId="1CA681E7" w:rsidR="005342E8" w:rsidRDefault="005342E8" w:rsidP="00116731">
            <w:pPr>
              <w:rPr>
                <w:lang w:val="pt-PT"/>
              </w:rPr>
            </w:pPr>
            <w:r>
              <w:rPr>
                <w:lang w:val="pt-PT"/>
              </w:rPr>
              <w:t>0.5</w:t>
            </w:r>
          </w:p>
        </w:tc>
        <w:tc>
          <w:tcPr>
            <w:tcW w:w="1483" w:type="dxa"/>
          </w:tcPr>
          <w:p w14:paraId="06256F51" w14:textId="6C171A87" w:rsidR="005342E8" w:rsidRDefault="005342E8" w:rsidP="00116731">
            <w:pPr>
              <w:rPr>
                <w:lang w:val="pt-PT"/>
              </w:rPr>
            </w:pPr>
            <w:r>
              <w:rPr>
                <w:lang w:val="pt-PT"/>
              </w:rPr>
              <w:t>T</w:t>
            </w:r>
            <w:r w:rsidR="00A360FB">
              <w:rPr>
                <w:lang w:val="pt-PT"/>
              </w:rPr>
              <w:t>.</w:t>
            </w:r>
            <w:r>
              <w:rPr>
                <w:lang w:val="pt-PT"/>
              </w:rPr>
              <w:t xml:space="preserve"> Santos</w:t>
            </w:r>
          </w:p>
        </w:tc>
        <w:tc>
          <w:tcPr>
            <w:tcW w:w="1128" w:type="dxa"/>
          </w:tcPr>
          <w:p w14:paraId="652C19DD" w14:textId="18CFFCED" w:rsidR="005342E8" w:rsidRDefault="00BF749D" w:rsidP="00116731">
            <w:pPr>
              <w:rPr>
                <w:lang w:val="pt-PT"/>
              </w:rPr>
            </w:pPr>
            <w:r>
              <w:rPr>
                <w:lang w:val="pt-PT"/>
              </w:rPr>
              <w:t>20th Feb</w:t>
            </w:r>
          </w:p>
        </w:tc>
        <w:tc>
          <w:tcPr>
            <w:tcW w:w="1440" w:type="dxa"/>
          </w:tcPr>
          <w:p w14:paraId="67E93043" w14:textId="1A162DFF" w:rsidR="005342E8" w:rsidRDefault="00A360FB" w:rsidP="00116731">
            <w:pPr>
              <w:rPr>
                <w:lang w:val="pt-PT"/>
              </w:rPr>
            </w:pPr>
            <w:r>
              <w:rPr>
                <w:lang w:val="pt-PT"/>
              </w:rPr>
              <w:t>-</w:t>
            </w:r>
          </w:p>
        </w:tc>
        <w:tc>
          <w:tcPr>
            <w:tcW w:w="1080" w:type="dxa"/>
          </w:tcPr>
          <w:p w14:paraId="77ED79A4" w14:textId="4353C4B4" w:rsidR="005342E8" w:rsidRDefault="00A360FB" w:rsidP="00116731">
            <w:pPr>
              <w:rPr>
                <w:lang w:val="pt-PT"/>
              </w:rPr>
            </w:pPr>
            <w:r>
              <w:rPr>
                <w:lang w:val="pt-PT"/>
              </w:rPr>
              <w:t>-</w:t>
            </w:r>
          </w:p>
        </w:tc>
        <w:tc>
          <w:tcPr>
            <w:tcW w:w="2901" w:type="dxa"/>
          </w:tcPr>
          <w:p w14:paraId="6C6079B8" w14:textId="2FC19824" w:rsidR="005342E8" w:rsidRDefault="001D13E7" w:rsidP="00116731">
            <w:pPr>
              <w:rPr>
                <w:lang w:val="pt-PT"/>
              </w:rPr>
            </w:pPr>
            <w:r>
              <w:rPr>
                <w:lang w:val="pt-PT"/>
              </w:rPr>
              <w:t>Rough draft</w:t>
            </w:r>
          </w:p>
        </w:tc>
      </w:tr>
      <w:tr w:rsidR="001835D7" w14:paraId="2FCE1E66" w14:textId="77777777" w:rsidTr="001835D7">
        <w:tc>
          <w:tcPr>
            <w:tcW w:w="984" w:type="dxa"/>
          </w:tcPr>
          <w:p w14:paraId="7FC77978" w14:textId="6B318902" w:rsidR="005546D3" w:rsidRDefault="005546D3" w:rsidP="00116731">
            <w:pPr>
              <w:rPr>
                <w:lang w:val="pt-PT"/>
              </w:rPr>
            </w:pPr>
            <w:r>
              <w:rPr>
                <w:lang w:val="pt-PT"/>
              </w:rPr>
              <w:t>1.0</w:t>
            </w:r>
          </w:p>
        </w:tc>
        <w:tc>
          <w:tcPr>
            <w:tcW w:w="1483" w:type="dxa"/>
          </w:tcPr>
          <w:p w14:paraId="228BDCF1" w14:textId="412933A9" w:rsidR="005546D3" w:rsidRDefault="002715C9" w:rsidP="00116731">
            <w:pPr>
              <w:rPr>
                <w:lang w:val="pt-PT"/>
              </w:rPr>
            </w:pPr>
            <w:r w:rsidRPr="006C2A02">
              <w:t>T</w:t>
            </w:r>
            <w:r w:rsidR="00A360FB">
              <w:t>.</w:t>
            </w:r>
            <w:r w:rsidRPr="006C2A02">
              <w:t xml:space="preserve"> Hoàng</w:t>
            </w:r>
          </w:p>
        </w:tc>
        <w:tc>
          <w:tcPr>
            <w:tcW w:w="1128" w:type="dxa"/>
          </w:tcPr>
          <w:p w14:paraId="6AA7D633" w14:textId="67E5B536" w:rsidR="005546D3" w:rsidRDefault="0072336C" w:rsidP="00116731">
            <w:pPr>
              <w:rPr>
                <w:lang w:val="pt-PT"/>
              </w:rPr>
            </w:pPr>
            <w:r>
              <w:rPr>
                <w:lang w:val="pt-PT"/>
              </w:rPr>
              <w:t>21st Feb</w:t>
            </w:r>
          </w:p>
        </w:tc>
        <w:tc>
          <w:tcPr>
            <w:tcW w:w="1440" w:type="dxa"/>
          </w:tcPr>
          <w:p w14:paraId="43D15BC3" w14:textId="730E2021" w:rsidR="005546D3" w:rsidRDefault="00A360FB" w:rsidP="00116731">
            <w:pPr>
              <w:rPr>
                <w:lang w:val="pt-PT"/>
              </w:rPr>
            </w:pPr>
            <w:r>
              <w:t>G.</w:t>
            </w:r>
            <w:r w:rsidRPr="006C2A02">
              <w:t xml:space="preserve"> Hilderink</w:t>
            </w:r>
          </w:p>
        </w:tc>
        <w:tc>
          <w:tcPr>
            <w:tcW w:w="1080" w:type="dxa"/>
          </w:tcPr>
          <w:p w14:paraId="51BA1DA2" w14:textId="42F297BE" w:rsidR="005546D3" w:rsidRDefault="00A360FB" w:rsidP="00116731">
            <w:pPr>
              <w:rPr>
                <w:lang w:val="pt-PT"/>
              </w:rPr>
            </w:pPr>
            <w:r>
              <w:rPr>
                <w:lang w:val="pt-PT"/>
              </w:rPr>
              <w:t>27th Feb</w:t>
            </w:r>
          </w:p>
        </w:tc>
        <w:tc>
          <w:tcPr>
            <w:tcW w:w="2901" w:type="dxa"/>
          </w:tcPr>
          <w:p w14:paraId="6C0FA8DD" w14:textId="639DA986" w:rsidR="005546D3" w:rsidRDefault="0002300A" w:rsidP="00116731">
            <w:pPr>
              <w:rPr>
                <w:lang w:val="pt-PT"/>
              </w:rPr>
            </w:pPr>
            <w:r>
              <w:rPr>
                <w:lang w:val="pt-PT"/>
              </w:rPr>
              <w:t>Project Plan V1.0</w:t>
            </w:r>
          </w:p>
        </w:tc>
      </w:tr>
      <w:tr w:rsidR="001835D7" w14:paraId="77B1B51E" w14:textId="77777777" w:rsidTr="001835D7">
        <w:tc>
          <w:tcPr>
            <w:tcW w:w="984" w:type="dxa"/>
          </w:tcPr>
          <w:p w14:paraId="1170E921" w14:textId="5999B0B4" w:rsidR="005546D3" w:rsidRDefault="005546D3" w:rsidP="00116731">
            <w:pPr>
              <w:rPr>
                <w:lang w:val="pt-PT"/>
              </w:rPr>
            </w:pPr>
            <w:r>
              <w:rPr>
                <w:lang w:val="pt-PT"/>
              </w:rPr>
              <w:t>1.1</w:t>
            </w:r>
          </w:p>
        </w:tc>
        <w:tc>
          <w:tcPr>
            <w:tcW w:w="1483" w:type="dxa"/>
          </w:tcPr>
          <w:p w14:paraId="33AC41B3" w14:textId="3A64460F" w:rsidR="005546D3" w:rsidRDefault="00A360FB" w:rsidP="00116731">
            <w:pPr>
              <w:rPr>
                <w:lang w:val="pt-PT"/>
              </w:rPr>
            </w:pPr>
            <w:r>
              <w:rPr>
                <w:lang w:val="pt-PT"/>
              </w:rPr>
              <w:t>C.</w:t>
            </w:r>
            <w:r w:rsidR="00102C2F">
              <w:rPr>
                <w:lang w:val="pt-PT"/>
              </w:rPr>
              <w:t xml:space="preserve"> Hart</w:t>
            </w:r>
          </w:p>
        </w:tc>
        <w:tc>
          <w:tcPr>
            <w:tcW w:w="1128" w:type="dxa"/>
          </w:tcPr>
          <w:p w14:paraId="72613808" w14:textId="4DA8F0A3" w:rsidR="005546D3" w:rsidRDefault="0072336C" w:rsidP="00116731">
            <w:pPr>
              <w:rPr>
                <w:lang w:val="pt-PT"/>
              </w:rPr>
            </w:pPr>
            <w:r>
              <w:rPr>
                <w:lang w:val="pt-PT"/>
              </w:rPr>
              <w:t>27th Feb</w:t>
            </w:r>
          </w:p>
        </w:tc>
        <w:tc>
          <w:tcPr>
            <w:tcW w:w="1440" w:type="dxa"/>
          </w:tcPr>
          <w:p w14:paraId="16AF7A1A" w14:textId="6409089A" w:rsidR="005546D3" w:rsidRDefault="00A360FB" w:rsidP="00116731">
            <w:pPr>
              <w:rPr>
                <w:lang w:val="pt-PT"/>
              </w:rPr>
            </w:pPr>
            <w:r>
              <w:rPr>
                <w:lang w:val="pt-PT"/>
              </w:rPr>
              <w:t>-</w:t>
            </w:r>
          </w:p>
        </w:tc>
        <w:tc>
          <w:tcPr>
            <w:tcW w:w="1080" w:type="dxa"/>
          </w:tcPr>
          <w:p w14:paraId="64EC0033" w14:textId="05EFFA14" w:rsidR="005546D3" w:rsidRDefault="00A360FB" w:rsidP="00116731">
            <w:pPr>
              <w:rPr>
                <w:lang w:val="pt-PT"/>
              </w:rPr>
            </w:pPr>
            <w:r>
              <w:rPr>
                <w:lang w:val="pt-PT"/>
              </w:rPr>
              <w:t>-</w:t>
            </w:r>
          </w:p>
        </w:tc>
        <w:tc>
          <w:tcPr>
            <w:tcW w:w="2901" w:type="dxa"/>
          </w:tcPr>
          <w:p w14:paraId="4CD08CAD" w14:textId="0C72ABC8" w:rsidR="005546D3" w:rsidRDefault="007E4FE9" w:rsidP="00116731">
            <w:pPr>
              <w:rPr>
                <w:lang w:val="pt-PT"/>
              </w:rPr>
            </w:pPr>
            <w:r>
              <w:rPr>
                <w:lang w:val="pt-PT"/>
              </w:rPr>
              <w:t>Altered info and set up</w:t>
            </w:r>
          </w:p>
        </w:tc>
      </w:tr>
      <w:tr w:rsidR="001835D7" w14:paraId="08F4AC15" w14:textId="77777777" w:rsidTr="001835D7">
        <w:tc>
          <w:tcPr>
            <w:tcW w:w="984" w:type="dxa"/>
          </w:tcPr>
          <w:p w14:paraId="777E2BCB" w14:textId="6C168B4D" w:rsidR="005546D3" w:rsidRDefault="009901A1" w:rsidP="00116731">
            <w:pPr>
              <w:rPr>
                <w:lang w:val="pt-PT"/>
              </w:rPr>
            </w:pPr>
            <w:r>
              <w:rPr>
                <w:lang w:val="pt-PT"/>
              </w:rPr>
              <w:t>1.2</w:t>
            </w:r>
          </w:p>
        </w:tc>
        <w:tc>
          <w:tcPr>
            <w:tcW w:w="1483" w:type="dxa"/>
          </w:tcPr>
          <w:p w14:paraId="3E62FA2A" w14:textId="566B35CD" w:rsidR="005546D3" w:rsidRDefault="00102C2F" w:rsidP="00116731">
            <w:pPr>
              <w:rPr>
                <w:lang w:val="pt-PT"/>
              </w:rPr>
            </w:pPr>
            <w:r>
              <w:rPr>
                <w:lang w:val="pt-PT"/>
              </w:rPr>
              <w:t>C</w:t>
            </w:r>
            <w:r w:rsidR="00A360FB">
              <w:rPr>
                <w:lang w:val="pt-PT"/>
              </w:rPr>
              <w:t>.</w:t>
            </w:r>
            <w:r>
              <w:rPr>
                <w:lang w:val="pt-PT"/>
              </w:rPr>
              <w:t xml:space="preserve"> Hart</w:t>
            </w:r>
          </w:p>
        </w:tc>
        <w:tc>
          <w:tcPr>
            <w:tcW w:w="1128" w:type="dxa"/>
          </w:tcPr>
          <w:p w14:paraId="7623FAFD" w14:textId="56D2F460" w:rsidR="005546D3" w:rsidRDefault="0072336C" w:rsidP="00116731">
            <w:pPr>
              <w:rPr>
                <w:lang w:val="pt-PT"/>
              </w:rPr>
            </w:pPr>
            <w:r>
              <w:rPr>
                <w:lang w:val="pt-PT"/>
              </w:rPr>
              <w:t>6th Mar</w:t>
            </w:r>
          </w:p>
        </w:tc>
        <w:tc>
          <w:tcPr>
            <w:tcW w:w="1440" w:type="dxa"/>
          </w:tcPr>
          <w:p w14:paraId="5D60C507" w14:textId="77777777" w:rsidR="005546D3" w:rsidRDefault="005546D3" w:rsidP="00116731">
            <w:pPr>
              <w:rPr>
                <w:lang w:val="pt-PT"/>
              </w:rPr>
            </w:pPr>
          </w:p>
        </w:tc>
        <w:tc>
          <w:tcPr>
            <w:tcW w:w="1080" w:type="dxa"/>
          </w:tcPr>
          <w:p w14:paraId="647386F7" w14:textId="77777777" w:rsidR="005546D3" w:rsidRDefault="005546D3" w:rsidP="00116731">
            <w:pPr>
              <w:rPr>
                <w:lang w:val="pt-PT"/>
              </w:rPr>
            </w:pPr>
          </w:p>
        </w:tc>
        <w:tc>
          <w:tcPr>
            <w:tcW w:w="2901" w:type="dxa"/>
          </w:tcPr>
          <w:p w14:paraId="3F0DA160" w14:textId="0A5051CE" w:rsidR="005546D3" w:rsidRDefault="001D13E7" w:rsidP="00116731">
            <w:pPr>
              <w:rPr>
                <w:lang w:val="pt-PT"/>
              </w:rPr>
            </w:pPr>
            <w:r>
              <w:rPr>
                <w:lang w:val="pt-PT"/>
              </w:rPr>
              <w:t>Additional details from mentor’s advise</w:t>
            </w:r>
            <w:r w:rsidR="007E4FE9">
              <w:rPr>
                <w:lang w:val="pt-PT"/>
              </w:rPr>
              <w:t>.</w:t>
            </w:r>
          </w:p>
        </w:tc>
      </w:tr>
      <w:tr w:rsidR="001835D7" w14:paraId="6A689E7F" w14:textId="77777777" w:rsidTr="001835D7">
        <w:tc>
          <w:tcPr>
            <w:tcW w:w="984" w:type="dxa"/>
          </w:tcPr>
          <w:p w14:paraId="2D7A4AB1" w14:textId="3DA1C57F" w:rsidR="005546D3" w:rsidRDefault="006F3B03" w:rsidP="00116731">
            <w:pPr>
              <w:rPr>
                <w:lang w:val="pt-PT"/>
              </w:rPr>
            </w:pPr>
            <w:r>
              <w:rPr>
                <w:lang w:val="pt-PT"/>
              </w:rPr>
              <w:t>1.</w:t>
            </w:r>
            <w:r w:rsidR="00397CE3">
              <w:rPr>
                <w:lang w:val="pt-PT"/>
              </w:rPr>
              <w:t>3</w:t>
            </w:r>
          </w:p>
        </w:tc>
        <w:tc>
          <w:tcPr>
            <w:tcW w:w="1483" w:type="dxa"/>
          </w:tcPr>
          <w:p w14:paraId="47903075" w14:textId="0A2A2BD4" w:rsidR="005546D3" w:rsidRDefault="006F3B03" w:rsidP="00116731">
            <w:pPr>
              <w:rPr>
                <w:lang w:val="pt-PT"/>
              </w:rPr>
            </w:pPr>
            <w:r>
              <w:rPr>
                <w:lang w:val="pt-PT"/>
              </w:rPr>
              <w:t xml:space="preserve">T. </w:t>
            </w:r>
            <w:r w:rsidRPr="00DF1C3D">
              <w:rPr>
                <w:lang w:val="de-DE"/>
              </w:rPr>
              <w:t>Hoàng</w:t>
            </w:r>
            <w:r w:rsidR="00DD02B7" w:rsidRPr="00DF1C3D">
              <w:rPr>
                <w:lang w:val="de-DE"/>
              </w:rPr>
              <w:br/>
            </w:r>
            <w:r w:rsidR="00DD02B7">
              <w:rPr>
                <w:lang w:val="pt-PT"/>
              </w:rPr>
              <w:t>T. Santos</w:t>
            </w:r>
            <w:r w:rsidR="00DF1C3D">
              <w:rPr>
                <w:lang w:val="pt-PT"/>
              </w:rPr>
              <w:br/>
              <w:t>D. Akter</w:t>
            </w:r>
          </w:p>
        </w:tc>
        <w:tc>
          <w:tcPr>
            <w:tcW w:w="1128" w:type="dxa"/>
          </w:tcPr>
          <w:p w14:paraId="019FCF46" w14:textId="7B9B2860" w:rsidR="005546D3" w:rsidRDefault="0002300A" w:rsidP="00116731">
            <w:pPr>
              <w:rPr>
                <w:lang w:val="pt-PT"/>
              </w:rPr>
            </w:pPr>
            <w:r>
              <w:rPr>
                <w:lang w:val="pt-PT"/>
              </w:rPr>
              <w:t>6th Mar</w:t>
            </w:r>
          </w:p>
        </w:tc>
        <w:tc>
          <w:tcPr>
            <w:tcW w:w="1440" w:type="dxa"/>
          </w:tcPr>
          <w:p w14:paraId="6ADF70F1" w14:textId="77777777" w:rsidR="005546D3" w:rsidRDefault="005546D3" w:rsidP="00116731">
            <w:pPr>
              <w:rPr>
                <w:lang w:val="pt-PT"/>
              </w:rPr>
            </w:pPr>
          </w:p>
        </w:tc>
        <w:tc>
          <w:tcPr>
            <w:tcW w:w="1080" w:type="dxa"/>
          </w:tcPr>
          <w:p w14:paraId="18FCB674" w14:textId="77777777" w:rsidR="005546D3" w:rsidRDefault="005546D3" w:rsidP="00116731">
            <w:pPr>
              <w:rPr>
                <w:lang w:val="pt-PT"/>
              </w:rPr>
            </w:pPr>
          </w:p>
        </w:tc>
        <w:tc>
          <w:tcPr>
            <w:tcW w:w="2901" w:type="dxa"/>
          </w:tcPr>
          <w:p w14:paraId="31F04A8C" w14:textId="0CF0D4BE" w:rsidR="005546D3" w:rsidRDefault="0002300A" w:rsidP="00116731">
            <w:pPr>
              <w:rPr>
                <w:lang w:val="pt-PT"/>
              </w:rPr>
            </w:pPr>
            <w:r>
              <w:rPr>
                <w:lang w:val="pt-PT"/>
              </w:rPr>
              <w:t>Comments</w:t>
            </w:r>
            <w:r w:rsidR="00FB561B">
              <w:rPr>
                <w:lang w:val="pt-PT"/>
              </w:rPr>
              <w:t xml:space="preserve"> on</w:t>
            </w:r>
            <w:r>
              <w:rPr>
                <w:lang w:val="pt-PT"/>
              </w:rPr>
              <w:t xml:space="preserve"> changes</w:t>
            </w:r>
            <w:r w:rsidR="00FB561B">
              <w:rPr>
                <w:lang w:val="pt-PT"/>
              </w:rPr>
              <w:t xml:space="preserve"> to be made</w:t>
            </w:r>
          </w:p>
        </w:tc>
      </w:tr>
      <w:tr w:rsidR="001835D7" w14:paraId="34A138EE" w14:textId="77777777" w:rsidTr="001835D7">
        <w:tc>
          <w:tcPr>
            <w:tcW w:w="984" w:type="dxa"/>
          </w:tcPr>
          <w:p w14:paraId="4A954C79" w14:textId="6B744051" w:rsidR="005546D3" w:rsidRDefault="0002300A" w:rsidP="00116731">
            <w:pPr>
              <w:rPr>
                <w:lang w:val="pt-PT"/>
              </w:rPr>
            </w:pPr>
            <w:r>
              <w:rPr>
                <w:lang w:val="pt-PT"/>
              </w:rPr>
              <w:t>2.0</w:t>
            </w:r>
          </w:p>
        </w:tc>
        <w:tc>
          <w:tcPr>
            <w:tcW w:w="1483" w:type="dxa"/>
          </w:tcPr>
          <w:p w14:paraId="5CA38BBB" w14:textId="0A8A3AD5" w:rsidR="005546D3" w:rsidRDefault="0002300A" w:rsidP="00116731">
            <w:pPr>
              <w:rPr>
                <w:lang w:val="pt-PT"/>
              </w:rPr>
            </w:pPr>
            <w:r>
              <w:rPr>
                <w:lang w:val="pt-PT"/>
              </w:rPr>
              <w:t>C. Hart</w:t>
            </w:r>
          </w:p>
        </w:tc>
        <w:tc>
          <w:tcPr>
            <w:tcW w:w="1128" w:type="dxa"/>
          </w:tcPr>
          <w:p w14:paraId="0934739B" w14:textId="621C0549" w:rsidR="005546D3" w:rsidRDefault="0002300A" w:rsidP="00116731">
            <w:pPr>
              <w:rPr>
                <w:lang w:val="pt-PT"/>
              </w:rPr>
            </w:pPr>
            <w:r>
              <w:rPr>
                <w:lang w:val="pt-PT"/>
              </w:rPr>
              <w:t>6th Mar</w:t>
            </w:r>
          </w:p>
        </w:tc>
        <w:tc>
          <w:tcPr>
            <w:tcW w:w="1440" w:type="dxa"/>
          </w:tcPr>
          <w:p w14:paraId="3C43BFA6" w14:textId="77777777" w:rsidR="005546D3" w:rsidRDefault="005546D3" w:rsidP="00116731">
            <w:pPr>
              <w:rPr>
                <w:lang w:val="pt-PT"/>
              </w:rPr>
            </w:pPr>
          </w:p>
        </w:tc>
        <w:tc>
          <w:tcPr>
            <w:tcW w:w="1080" w:type="dxa"/>
          </w:tcPr>
          <w:p w14:paraId="0E1C21F1" w14:textId="77777777" w:rsidR="005546D3" w:rsidRDefault="005546D3" w:rsidP="00116731">
            <w:pPr>
              <w:rPr>
                <w:lang w:val="pt-PT"/>
              </w:rPr>
            </w:pPr>
          </w:p>
        </w:tc>
        <w:tc>
          <w:tcPr>
            <w:tcW w:w="2901" w:type="dxa"/>
          </w:tcPr>
          <w:p w14:paraId="684EDDD6" w14:textId="0E2AD788" w:rsidR="005546D3" w:rsidRDefault="0002300A" w:rsidP="00116731">
            <w:pPr>
              <w:rPr>
                <w:lang w:val="pt-PT"/>
              </w:rPr>
            </w:pPr>
            <w:r>
              <w:rPr>
                <w:lang w:val="pt-PT"/>
              </w:rPr>
              <w:t>Project Plan V2.0</w:t>
            </w:r>
          </w:p>
        </w:tc>
      </w:tr>
    </w:tbl>
    <w:p w14:paraId="720E7700" w14:textId="77777777" w:rsidR="00116731" w:rsidRPr="00116731" w:rsidRDefault="00116731" w:rsidP="00116731">
      <w:pPr>
        <w:rPr>
          <w:lang w:val="pt-PT"/>
        </w:rPr>
      </w:pPr>
    </w:p>
    <w:p w14:paraId="677600BF" w14:textId="667C9E46" w:rsidR="00116731" w:rsidRDefault="00116731">
      <w:pPr>
        <w:rPr>
          <w:rFonts w:eastAsiaTheme="minorEastAsia"/>
          <w:color w:val="4472C4" w:themeColor="accent1"/>
          <w:lang w:val="pt-PT"/>
        </w:rPr>
      </w:pPr>
      <w:r>
        <w:rPr>
          <w:rFonts w:eastAsiaTheme="minorEastAsia"/>
          <w:color w:val="4472C4" w:themeColor="accent1"/>
          <w:lang w:val="pt-PT"/>
        </w:rPr>
        <w:br w:type="page"/>
      </w:r>
      <w:bookmarkStart w:id="2" w:name="_GoBack"/>
      <w:bookmarkEnd w:id="2"/>
    </w:p>
    <w:sdt>
      <w:sdtPr>
        <w:rPr>
          <w:rFonts w:ascii="Times New Roman" w:eastAsiaTheme="minorHAnsi" w:hAnsi="Times New Roman" w:cs="Times New Roman"/>
          <w:b w:val="0"/>
          <w:color w:val="CC0000"/>
          <w:sz w:val="22"/>
          <w:szCs w:val="22"/>
          <w:lang w:val="en-GB"/>
        </w:rPr>
        <w:id w:val="590895475"/>
        <w:docPartObj>
          <w:docPartGallery w:val="Table of Contents"/>
          <w:docPartUnique/>
        </w:docPartObj>
      </w:sdtPr>
      <w:sdtEndPr>
        <w:rPr>
          <w:bCs/>
          <w:noProof/>
          <w:color w:val="auto"/>
          <w:sz w:val="24"/>
          <w:szCs w:val="24"/>
          <w:lang w:val="en-US"/>
        </w:rPr>
      </w:sdtEndPr>
      <w:sdtContent>
        <w:p w14:paraId="7231742A" w14:textId="77777777" w:rsidR="00EF4602" w:rsidRPr="00651A20" w:rsidRDefault="00EF4602" w:rsidP="005A65E0">
          <w:pPr>
            <w:pStyle w:val="TOCHeading"/>
            <w:rPr>
              <w:rStyle w:val="Heading1Char"/>
              <w:b w:val="0"/>
              <w:color w:val="C00000"/>
            </w:rPr>
          </w:pPr>
          <w:r w:rsidRPr="00651A20">
            <w:rPr>
              <w:rStyle w:val="Heading1Char"/>
              <w:b w:val="0"/>
              <w:color w:val="C00000"/>
            </w:rPr>
            <w:t>Table of Contents</w:t>
          </w:r>
        </w:p>
        <w:p w14:paraId="1CE2DCE5" w14:textId="2F146F3F" w:rsidR="00651A20" w:rsidRPr="00651A20" w:rsidRDefault="00EF4602">
          <w:pPr>
            <w:pStyle w:val="TOC1"/>
            <w:tabs>
              <w:tab w:val="right" w:leader="dot" w:pos="9016"/>
            </w:tabs>
            <w:rPr>
              <w:rFonts w:ascii="Times New Roman" w:eastAsiaTheme="minorEastAsia" w:hAnsi="Times New Roman" w:cs="Times New Roman"/>
              <w:noProof/>
              <w:sz w:val="24"/>
              <w:szCs w:val="24"/>
              <w:lang w:val="en-US"/>
            </w:rPr>
          </w:pPr>
          <w:r w:rsidRPr="00651A20">
            <w:rPr>
              <w:rFonts w:ascii="Times New Roman" w:hAnsi="Times New Roman" w:cs="Times New Roman"/>
              <w:sz w:val="24"/>
              <w:szCs w:val="24"/>
            </w:rPr>
            <w:fldChar w:fldCharType="begin"/>
          </w:r>
          <w:r w:rsidRPr="00651A20">
            <w:rPr>
              <w:rFonts w:ascii="Times New Roman" w:hAnsi="Times New Roman" w:cs="Times New Roman"/>
              <w:sz w:val="24"/>
              <w:szCs w:val="24"/>
            </w:rPr>
            <w:instrText xml:space="preserve"> TOC \o "1-3" \h \z \u </w:instrText>
          </w:r>
          <w:r w:rsidRPr="00651A20">
            <w:rPr>
              <w:rFonts w:ascii="Times New Roman" w:hAnsi="Times New Roman" w:cs="Times New Roman"/>
              <w:sz w:val="24"/>
              <w:szCs w:val="24"/>
            </w:rPr>
            <w:fldChar w:fldCharType="separate"/>
          </w:r>
          <w:hyperlink w:anchor="_Toc508106359" w:history="1">
            <w:r w:rsidR="00651A20" w:rsidRPr="00651A20">
              <w:rPr>
                <w:rStyle w:val="Hyperlink"/>
                <w:rFonts w:ascii="Times New Roman" w:hAnsi="Times New Roman" w:cs="Times New Roman"/>
                <w:noProof/>
                <w:sz w:val="24"/>
                <w:szCs w:val="24"/>
                <w:lang w:val="pt-PT"/>
              </w:rPr>
              <w:t>Version History</w:t>
            </w:r>
            <w:r w:rsidR="00651A20" w:rsidRPr="00651A20">
              <w:rPr>
                <w:rFonts w:ascii="Times New Roman" w:hAnsi="Times New Roman" w:cs="Times New Roman"/>
                <w:noProof/>
                <w:webHidden/>
                <w:sz w:val="24"/>
                <w:szCs w:val="24"/>
              </w:rPr>
              <w:tab/>
            </w:r>
            <w:r w:rsidR="00651A20" w:rsidRPr="00651A20">
              <w:rPr>
                <w:rFonts w:ascii="Times New Roman" w:hAnsi="Times New Roman" w:cs="Times New Roman"/>
                <w:noProof/>
                <w:webHidden/>
                <w:sz w:val="24"/>
                <w:szCs w:val="24"/>
              </w:rPr>
              <w:fldChar w:fldCharType="begin"/>
            </w:r>
            <w:r w:rsidR="00651A20" w:rsidRPr="00651A20">
              <w:rPr>
                <w:rFonts w:ascii="Times New Roman" w:hAnsi="Times New Roman" w:cs="Times New Roman"/>
                <w:noProof/>
                <w:webHidden/>
                <w:sz w:val="24"/>
                <w:szCs w:val="24"/>
              </w:rPr>
              <w:instrText xml:space="preserve"> PAGEREF _Toc508106359 \h </w:instrText>
            </w:r>
            <w:r w:rsidR="00651A20" w:rsidRPr="00651A20">
              <w:rPr>
                <w:rFonts w:ascii="Times New Roman" w:hAnsi="Times New Roman" w:cs="Times New Roman"/>
                <w:noProof/>
                <w:webHidden/>
                <w:sz w:val="24"/>
                <w:szCs w:val="24"/>
              </w:rPr>
            </w:r>
            <w:r w:rsidR="00651A20" w:rsidRPr="00651A20">
              <w:rPr>
                <w:rFonts w:ascii="Times New Roman" w:hAnsi="Times New Roman" w:cs="Times New Roman"/>
                <w:noProof/>
                <w:webHidden/>
                <w:sz w:val="24"/>
                <w:szCs w:val="24"/>
              </w:rPr>
              <w:fldChar w:fldCharType="separate"/>
            </w:r>
            <w:r w:rsidR="000B602A">
              <w:rPr>
                <w:rFonts w:ascii="Times New Roman" w:hAnsi="Times New Roman" w:cs="Times New Roman"/>
                <w:noProof/>
                <w:webHidden/>
                <w:sz w:val="24"/>
                <w:szCs w:val="24"/>
              </w:rPr>
              <w:t>2</w:t>
            </w:r>
            <w:r w:rsidR="00651A20" w:rsidRPr="00651A20">
              <w:rPr>
                <w:rFonts w:ascii="Times New Roman" w:hAnsi="Times New Roman" w:cs="Times New Roman"/>
                <w:noProof/>
                <w:webHidden/>
                <w:sz w:val="24"/>
                <w:szCs w:val="24"/>
              </w:rPr>
              <w:fldChar w:fldCharType="end"/>
            </w:r>
          </w:hyperlink>
        </w:p>
        <w:p w14:paraId="464106EC" w14:textId="08D7FCC2" w:rsidR="00651A20" w:rsidRPr="00651A20" w:rsidRDefault="00706F11">
          <w:pPr>
            <w:pStyle w:val="TOC1"/>
            <w:tabs>
              <w:tab w:val="right" w:leader="dot" w:pos="9016"/>
            </w:tabs>
            <w:rPr>
              <w:rFonts w:ascii="Times New Roman" w:eastAsiaTheme="minorEastAsia" w:hAnsi="Times New Roman" w:cs="Times New Roman"/>
              <w:noProof/>
              <w:sz w:val="24"/>
              <w:szCs w:val="24"/>
              <w:lang w:val="en-US"/>
            </w:rPr>
          </w:pPr>
          <w:hyperlink w:anchor="_Toc508106360" w:history="1">
            <w:r w:rsidR="00651A20" w:rsidRPr="00651A20">
              <w:rPr>
                <w:rStyle w:val="Hyperlink"/>
                <w:rFonts w:ascii="Times New Roman" w:hAnsi="Times New Roman" w:cs="Times New Roman"/>
                <w:noProof/>
                <w:sz w:val="24"/>
                <w:szCs w:val="24"/>
              </w:rPr>
              <w:t>Introduction</w:t>
            </w:r>
            <w:r w:rsidR="00651A20" w:rsidRPr="00651A20">
              <w:rPr>
                <w:rFonts w:ascii="Times New Roman" w:hAnsi="Times New Roman" w:cs="Times New Roman"/>
                <w:noProof/>
                <w:webHidden/>
                <w:sz w:val="24"/>
                <w:szCs w:val="24"/>
              </w:rPr>
              <w:tab/>
            </w:r>
            <w:r w:rsidR="00651A20" w:rsidRPr="00651A20">
              <w:rPr>
                <w:rFonts w:ascii="Times New Roman" w:hAnsi="Times New Roman" w:cs="Times New Roman"/>
                <w:noProof/>
                <w:webHidden/>
                <w:sz w:val="24"/>
                <w:szCs w:val="24"/>
              </w:rPr>
              <w:fldChar w:fldCharType="begin"/>
            </w:r>
            <w:r w:rsidR="00651A20" w:rsidRPr="00651A20">
              <w:rPr>
                <w:rFonts w:ascii="Times New Roman" w:hAnsi="Times New Roman" w:cs="Times New Roman"/>
                <w:noProof/>
                <w:webHidden/>
                <w:sz w:val="24"/>
                <w:szCs w:val="24"/>
              </w:rPr>
              <w:instrText xml:space="preserve"> PAGEREF _Toc508106360 \h </w:instrText>
            </w:r>
            <w:r w:rsidR="00651A20" w:rsidRPr="00651A20">
              <w:rPr>
                <w:rFonts w:ascii="Times New Roman" w:hAnsi="Times New Roman" w:cs="Times New Roman"/>
                <w:noProof/>
                <w:webHidden/>
                <w:sz w:val="24"/>
                <w:szCs w:val="24"/>
              </w:rPr>
            </w:r>
            <w:r w:rsidR="00651A20" w:rsidRPr="00651A20">
              <w:rPr>
                <w:rFonts w:ascii="Times New Roman" w:hAnsi="Times New Roman" w:cs="Times New Roman"/>
                <w:noProof/>
                <w:webHidden/>
                <w:sz w:val="24"/>
                <w:szCs w:val="24"/>
              </w:rPr>
              <w:fldChar w:fldCharType="separate"/>
            </w:r>
            <w:r w:rsidR="000B602A">
              <w:rPr>
                <w:rFonts w:ascii="Times New Roman" w:hAnsi="Times New Roman" w:cs="Times New Roman"/>
                <w:noProof/>
                <w:webHidden/>
                <w:sz w:val="24"/>
                <w:szCs w:val="24"/>
              </w:rPr>
              <w:t>4</w:t>
            </w:r>
            <w:r w:rsidR="00651A20" w:rsidRPr="00651A20">
              <w:rPr>
                <w:rFonts w:ascii="Times New Roman" w:hAnsi="Times New Roman" w:cs="Times New Roman"/>
                <w:noProof/>
                <w:webHidden/>
                <w:sz w:val="24"/>
                <w:szCs w:val="24"/>
              </w:rPr>
              <w:fldChar w:fldCharType="end"/>
            </w:r>
          </w:hyperlink>
        </w:p>
        <w:p w14:paraId="47B35B62" w14:textId="2B65C8DA" w:rsidR="00651A20" w:rsidRPr="00651A20" w:rsidRDefault="00706F11">
          <w:pPr>
            <w:pStyle w:val="TOC2"/>
            <w:tabs>
              <w:tab w:val="right" w:leader="dot" w:pos="9016"/>
            </w:tabs>
            <w:rPr>
              <w:rFonts w:ascii="Times New Roman" w:eastAsiaTheme="minorEastAsia" w:hAnsi="Times New Roman" w:cs="Times New Roman"/>
              <w:noProof/>
              <w:sz w:val="24"/>
              <w:szCs w:val="24"/>
              <w:lang w:val="en-US"/>
            </w:rPr>
          </w:pPr>
          <w:hyperlink w:anchor="_Toc508106361" w:history="1">
            <w:r w:rsidR="00651A20" w:rsidRPr="00651A20">
              <w:rPr>
                <w:rStyle w:val="Hyperlink"/>
                <w:rFonts w:ascii="Times New Roman" w:hAnsi="Times New Roman" w:cs="Times New Roman"/>
                <w:noProof/>
                <w:sz w:val="24"/>
                <w:szCs w:val="24"/>
              </w:rPr>
              <w:t>The Client</w:t>
            </w:r>
            <w:r w:rsidR="00651A20" w:rsidRPr="00651A20">
              <w:rPr>
                <w:rFonts w:ascii="Times New Roman" w:hAnsi="Times New Roman" w:cs="Times New Roman"/>
                <w:noProof/>
                <w:webHidden/>
                <w:sz w:val="24"/>
                <w:szCs w:val="24"/>
              </w:rPr>
              <w:tab/>
            </w:r>
            <w:r w:rsidR="00651A20" w:rsidRPr="00651A20">
              <w:rPr>
                <w:rFonts w:ascii="Times New Roman" w:hAnsi="Times New Roman" w:cs="Times New Roman"/>
                <w:noProof/>
                <w:webHidden/>
                <w:sz w:val="24"/>
                <w:szCs w:val="24"/>
              </w:rPr>
              <w:fldChar w:fldCharType="begin"/>
            </w:r>
            <w:r w:rsidR="00651A20" w:rsidRPr="00651A20">
              <w:rPr>
                <w:rFonts w:ascii="Times New Roman" w:hAnsi="Times New Roman" w:cs="Times New Roman"/>
                <w:noProof/>
                <w:webHidden/>
                <w:sz w:val="24"/>
                <w:szCs w:val="24"/>
              </w:rPr>
              <w:instrText xml:space="preserve"> PAGEREF _Toc508106361 \h </w:instrText>
            </w:r>
            <w:r w:rsidR="00651A20" w:rsidRPr="00651A20">
              <w:rPr>
                <w:rFonts w:ascii="Times New Roman" w:hAnsi="Times New Roman" w:cs="Times New Roman"/>
                <w:noProof/>
                <w:webHidden/>
                <w:sz w:val="24"/>
                <w:szCs w:val="24"/>
              </w:rPr>
            </w:r>
            <w:r w:rsidR="00651A20" w:rsidRPr="00651A20">
              <w:rPr>
                <w:rFonts w:ascii="Times New Roman" w:hAnsi="Times New Roman" w:cs="Times New Roman"/>
                <w:noProof/>
                <w:webHidden/>
                <w:sz w:val="24"/>
                <w:szCs w:val="24"/>
              </w:rPr>
              <w:fldChar w:fldCharType="separate"/>
            </w:r>
            <w:r w:rsidR="000B602A">
              <w:rPr>
                <w:rFonts w:ascii="Times New Roman" w:hAnsi="Times New Roman" w:cs="Times New Roman"/>
                <w:noProof/>
                <w:webHidden/>
                <w:sz w:val="24"/>
                <w:szCs w:val="24"/>
              </w:rPr>
              <w:t>4</w:t>
            </w:r>
            <w:r w:rsidR="00651A20" w:rsidRPr="00651A20">
              <w:rPr>
                <w:rFonts w:ascii="Times New Roman" w:hAnsi="Times New Roman" w:cs="Times New Roman"/>
                <w:noProof/>
                <w:webHidden/>
                <w:sz w:val="24"/>
                <w:szCs w:val="24"/>
              </w:rPr>
              <w:fldChar w:fldCharType="end"/>
            </w:r>
          </w:hyperlink>
        </w:p>
        <w:p w14:paraId="46C59BAA" w14:textId="21971E72" w:rsidR="00651A20" w:rsidRPr="00651A20" w:rsidRDefault="00706F11">
          <w:pPr>
            <w:pStyle w:val="TOC2"/>
            <w:tabs>
              <w:tab w:val="right" w:leader="dot" w:pos="9016"/>
            </w:tabs>
            <w:rPr>
              <w:rFonts w:ascii="Times New Roman" w:eastAsiaTheme="minorEastAsia" w:hAnsi="Times New Roman" w:cs="Times New Roman"/>
              <w:noProof/>
              <w:sz w:val="24"/>
              <w:szCs w:val="24"/>
              <w:lang w:val="en-US"/>
            </w:rPr>
          </w:pPr>
          <w:hyperlink w:anchor="_Toc508106362" w:history="1">
            <w:r w:rsidR="00651A20" w:rsidRPr="00651A20">
              <w:rPr>
                <w:rStyle w:val="Hyperlink"/>
                <w:rFonts w:ascii="Times New Roman" w:hAnsi="Times New Roman" w:cs="Times New Roman"/>
                <w:noProof/>
                <w:sz w:val="24"/>
                <w:szCs w:val="24"/>
              </w:rPr>
              <w:t>The Team</w:t>
            </w:r>
            <w:r w:rsidR="00651A20" w:rsidRPr="00651A20">
              <w:rPr>
                <w:rFonts w:ascii="Times New Roman" w:hAnsi="Times New Roman" w:cs="Times New Roman"/>
                <w:noProof/>
                <w:webHidden/>
                <w:sz w:val="24"/>
                <w:szCs w:val="24"/>
              </w:rPr>
              <w:tab/>
            </w:r>
            <w:r w:rsidR="00651A20" w:rsidRPr="00651A20">
              <w:rPr>
                <w:rFonts w:ascii="Times New Roman" w:hAnsi="Times New Roman" w:cs="Times New Roman"/>
                <w:noProof/>
                <w:webHidden/>
                <w:sz w:val="24"/>
                <w:szCs w:val="24"/>
              </w:rPr>
              <w:fldChar w:fldCharType="begin"/>
            </w:r>
            <w:r w:rsidR="00651A20" w:rsidRPr="00651A20">
              <w:rPr>
                <w:rFonts w:ascii="Times New Roman" w:hAnsi="Times New Roman" w:cs="Times New Roman"/>
                <w:noProof/>
                <w:webHidden/>
                <w:sz w:val="24"/>
                <w:szCs w:val="24"/>
              </w:rPr>
              <w:instrText xml:space="preserve"> PAGEREF _Toc508106362 \h </w:instrText>
            </w:r>
            <w:r w:rsidR="00651A20" w:rsidRPr="00651A20">
              <w:rPr>
                <w:rFonts w:ascii="Times New Roman" w:hAnsi="Times New Roman" w:cs="Times New Roman"/>
                <w:noProof/>
                <w:webHidden/>
                <w:sz w:val="24"/>
                <w:szCs w:val="24"/>
              </w:rPr>
            </w:r>
            <w:r w:rsidR="00651A20" w:rsidRPr="00651A20">
              <w:rPr>
                <w:rFonts w:ascii="Times New Roman" w:hAnsi="Times New Roman" w:cs="Times New Roman"/>
                <w:noProof/>
                <w:webHidden/>
                <w:sz w:val="24"/>
                <w:szCs w:val="24"/>
              </w:rPr>
              <w:fldChar w:fldCharType="separate"/>
            </w:r>
            <w:r w:rsidR="000B602A">
              <w:rPr>
                <w:rFonts w:ascii="Times New Roman" w:hAnsi="Times New Roman" w:cs="Times New Roman"/>
                <w:noProof/>
                <w:webHidden/>
                <w:sz w:val="24"/>
                <w:szCs w:val="24"/>
              </w:rPr>
              <w:t>4</w:t>
            </w:r>
            <w:r w:rsidR="00651A20" w:rsidRPr="00651A20">
              <w:rPr>
                <w:rFonts w:ascii="Times New Roman" w:hAnsi="Times New Roman" w:cs="Times New Roman"/>
                <w:noProof/>
                <w:webHidden/>
                <w:sz w:val="24"/>
                <w:szCs w:val="24"/>
              </w:rPr>
              <w:fldChar w:fldCharType="end"/>
            </w:r>
          </w:hyperlink>
        </w:p>
        <w:p w14:paraId="25F1932A" w14:textId="52433E41" w:rsidR="00651A20" w:rsidRPr="00651A20" w:rsidRDefault="00706F11">
          <w:pPr>
            <w:pStyle w:val="TOC2"/>
            <w:tabs>
              <w:tab w:val="right" w:leader="dot" w:pos="9016"/>
            </w:tabs>
            <w:rPr>
              <w:rFonts w:ascii="Times New Roman" w:eastAsiaTheme="minorEastAsia" w:hAnsi="Times New Roman" w:cs="Times New Roman"/>
              <w:noProof/>
              <w:sz w:val="24"/>
              <w:szCs w:val="24"/>
              <w:lang w:val="en-US"/>
            </w:rPr>
          </w:pPr>
          <w:hyperlink w:anchor="_Toc508106363" w:history="1">
            <w:r w:rsidR="00651A20" w:rsidRPr="00651A20">
              <w:rPr>
                <w:rStyle w:val="Hyperlink"/>
                <w:rFonts w:ascii="Times New Roman" w:hAnsi="Times New Roman" w:cs="Times New Roman"/>
                <w:noProof/>
                <w:sz w:val="24"/>
                <w:szCs w:val="24"/>
                <w:lang w:val="fr-FR"/>
              </w:rPr>
              <w:t>Event Description</w:t>
            </w:r>
            <w:r w:rsidR="00651A20" w:rsidRPr="00651A20">
              <w:rPr>
                <w:rFonts w:ascii="Times New Roman" w:hAnsi="Times New Roman" w:cs="Times New Roman"/>
                <w:noProof/>
                <w:webHidden/>
                <w:sz w:val="24"/>
                <w:szCs w:val="24"/>
              </w:rPr>
              <w:tab/>
            </w:r>
            <w:r w:rsidR="00651A20" w:rsidRPr="00651A20">
              <w:rPr>
                <w:rFonts w:ascii="Times New Roman" w:hAnsi="Times New Roman" w:cs="Times New Roman"/>
                <w:noProof/>
                <w:webHidden/>
                <w:sz w:val="24"/>
                <w:szCs w:val="24"/>
              </w:rPr>
              <w:fldChar w:fldCharType="begin"/>
            </w:r>
            <w:r w:rsidR="00651A20" w:rsidRPr="00651A20">
              <w:rPr>
                <w:rFonts w:ascii="Times New Roman" w:hAnsi="Times New Roman" w:cs="Times New Roman"/>
                <w:noProof/>
                <w:webHidden/>
                <w:sz w:val="24"/>
                <w:szCs w:val="24"/>
              </w:rPr>
              <w:instrText xml:space="preserve"> PAGEREF _Toc508106363 \h </w:instrText>
            </w:r>
            <w:r w:rsidR="00651A20" w:rsidRPr="00651A20">
              <w:rPr>
                <w:rFonts w:ascii="Times New Roman" w:hAnsi="Times New Roman" w:cs="Times New Roman"/>
                <w:noProof/>
                <w:webHidden/>
                <w:sz w:val="24"/>
                <w:szCs w:val="24"/>
              </w:rPr>
            </w:r>
            <w:r w:rsidR="00651A20" w:rsidRPr="00651A20">
              <w:rPr>
                <w:rFonts w:ascii="Times New Roman" w:hAnsi="Times New Roman" w:cs="Times New Roman"/>
                <w:noProof/>
                <w:webHidden/>
                <w:sz w:val="24"/>
                <w:szCs w:val="24"/>
              </w:rPr>
              <w:fldChar w:fldCharType="separate"/>
            </w:r>
            <w:r w:rsidR="000B602A">
              <w:rPr>
                <w:rFonts w:ascii="Times New Roman" w:hAnsi="Times New Roman" w:cs="Times New Roman"/>
                <w:noProof/>
                <w:webHidden/>
                <w:sz w:val="24"/>
                <w:szCs w:val="24"/>
              </w:rPr>
              <w:t>4</w:t>
            </w:r>
            <w:r w:rsidR="00651A20" w:rsidRPr="00651A20">
              <w:rPr>
                <w:rFonts w:ascii="Times New Roman" w:hAnsi="Times New Roman" w:cs="Times New Roman"/>
                <w:noProof/>
                <w:webHidden/>
                <w:sz w:val="24"/>
                <w:szCs w:val="24"/>
              </w:rPr>
              <w:fldChar w:fldCharType="end"/>
            </w:r>
          </w:hyperlink>
        </w:p>
        <w:p w14:paraId="3FA773E5" w14:textId="606B546A" w:rsidR="00651A20" w:rsidRPr="00651A20" w:rsidRDefault="00706F11">
          <w:pPr>
            <w:pStyle w:val="TOC1"/>
            <w:tabs>
              <w:tab w:val="right" w:leader="dot" w:pos="9016"/>
            </w:tabs>
            <w:rPr>
              <w:rFonts w:ascii="Times New Roman" w:eastAsiaTheme="minorEastAsia" w:hAnsi="Times New Roman" w:cs="Times New Roman"/>
              <w:noProof/>
              <w:sz w:val="24"/>
              <w:szCs w:val="24"/>
              <w:lang w:val="en-US"/>
            </w:rPr>
          </w:pPr>
          <w:hyperlink w:anchor="_Toc508106364" w:history="1">
            <w:r w:rsidR="00651A20" w:rsidRPr="00651A20">
              <w:rPr>
                <w:rStyle w:val="Hyperlink"/>
                <w:rFonts w:ascii="Times New Roman" w:hAnsi="Times New Roman" w:cs="Times New Roman"/>
                <w:noProof/>
                <w:sz w:val="24"/>
                <w:szCs w:val="24"/>
              </w:rPr>
              <w:t>Project Statement</w:t>
            </w:r>
            <w:r w:rsidR="00651A20" w:rsidRPr="00651A20">
              <w:rPr>
                <w:rFonts w:ascii="Times New Roman" w:hAnsi="Times New Roman" w:cs="Times New Roman"/>
                <w:noProof/>
                <w:webHidden/>
                <w:sz w:val="24"/>
                <w:szCs w:val="24"/>
              </w:rPr>
              <w:tab/>
            </w:r>
            <w:r w:rsidR="00651A20" w:rsidRPr="00651A20">
              <w:rPr>
                <w:rFonts w:ascii="Times New Roman" w:hAnsi="Times New Roman" w:cs="Times New Roman"/>
                <w:noProof/>
                <w:webHidden/>
                <w:sz w:val="24"/>
                <w:szCs w:val="24"/>
              </w:rPr>
              <w:fldChar w:fldCharType="begin"/>
            </w:r>
            <w:r w:rsidR="00651A20" w:rsidRPr="00651A20">
              <w:rPr>
                <w:rFonts w:ascii="Times New Roman" w:hAnsi="Times New Roman" w:cs="Times New Roman"/>
                <w:noProof/>
                <w:webHidden/>
                <w:sz w:val="24"/>
                <w:szCs w:val="24"/>
              </w:rPr>
              <w:instrText xml:space="preserve"> PAGEREF _Toc508106364 \h </w:instrText>
            </w:r>
            <w:r w:rsidR="00651A20" w:rsidRPr="00651A20">
              <w:rPr>
                <w:rFonts w:ascii="Times New Roman" w:hAnsi="Times New Roman" w:cs="Times New Roman"/>
                <w:noProof/>
                <w:webHidden/>
                <w:sz w:val="24"/>
                <w:szCs w:val="24"/>
              </w:rPr>
            </w:r>
            <w:r w:rsidR="00651A20" w:rsidRPr="00651A20">
              <w:rPr>
                <w:rFonts w:ascii="Times New Roman" w:hAnsi="Times New Roman" w:cs="Times New Roman"/>
                <w:noProof/>
                <w:webHidden/>
                <w:sz w:val="24"/>
                <w:szCs w:val="24"/>
              </w:rPr>
              <w:fldChar w:fldCharType="separate"/>
            </w:r>
            <w:r w:rsidR="000B602A">
              <w:rPr>
                <w:rFonts w:ascii="Times New Roman" w:hAnsi="Times New Roman" w:cs="Times New Roman"/>
                <w:noProof/>
                <w:webHidden/>
                <w:sz w:val="24"/>
                <w:szCs w:val="24"/>
              </w:rPr>
              <w:t>5</w:t>
            </w:r>
            <w:r w:rsidR="00651A20" w:rsidRPr="00651A20">
              <w:rPr>
                <w:rFonts w:ascii="Times New Roman" w:hAnsi="Times New Roman" w:cs="Times New Roman"/>
                <w:noProof/>
                <w:webHidden/>
                <w:sz w:val="24"/>
                <w:szCs w:val="24"/>
              </w:rPr>
              <w:fldChar w:fldCharType="end"/>
            </w:r>
          </w:hyperlink>
        </w:p>
        <w:p w14:paraId="1615F687" w14:textId="7B5C203F" w:rsidR="00651A20" w:rsidRPr="00651A20" w:rsidRDefault="00706F11">
          <w:pPr>
            <w:pStyle w:val="TOC2"/>
            <w:tabs>
              <w:tab w:val="right" w:leader="dot" w:pos="9016"/>
            </w:tabs>
            <w:rPr>
              <w:rFonts w:ascii="Times New Roman" w:eastAsiaTheme="minorEastAsia" w:hAnsi="Times New Roman" w:cs="Times New Roman"/>
              <w:noProof/>
              <w:sz w:val="24"/>
              <w:szCs w:val="24"/>
              <w:lang w:val="en-US"/>
            </w:rPr>
          </w:pPr>
          <w:hyperlink w:anchor="_Toc508106365" w:history="1">
            <w:r w:rsidR="00651A20" w:rsidRPr="00651A20">
              <w:rPr>
                <w:rStyle w:val="Hyperlink"/>
                <w:rFonts w:ascii="Times New Roman" w:hAnsi="Times New Roman" w:cs="Times New Roman"/>
                <w:noProof/>
                <w:sz w:val="24"/>
                <w:szCs w:val="24"/>
              </w:rPr>
              <w:t>Current Situation</w:t>
            </w:r>
            <w:r w:rsidR="00651A20" w:rsidRPr="00651A20">
              <w:rPr>
                <w:rFonts w:ascii="Times New Roman" w:hAnsi="Times New Roman" w:cs="Times New Roman"/>
                <w:noProof/>
                <w:webHidden/>
                <w:sz w:val="24"/>
                <w:szCs w:val="24"/>
              </w:rPr>
              <w:tab/>
            </w:r>
            <w:r w:rsidR="00651A20" w:rsidRPr="00651A20">
              <w:rPr>
                <w:rFonts w:ascii="Times New Roman" w:hAnsi="Times New Roman" w:cs="Times New Roman"/>
                <w:noProof/>
                <w:webHidden/>
                <w:sz w:val="24"/>
                <w:szCs w:val="24"/>
              </w:rPr>
              <w:fldChar w:fldCharType="begin"/>
            </w:r>
            <w:r w:rsidR="00651A20" w:rsidRPr="00651A20">
              <w:rPr>
                <w:rFonts w:ascii="Times New Roman" w:hAnsi="Times New Roman" w:cs="Times New Roman"/>
                <w:noProof/>
                <w:webHidden/>
                <w:sz w:val="24"/>
                <w:szCs w:val="24"/>
              </w:rPr>
              <w:instrText xml:space="preserve"> PAGEREF _Toc508106365 \h </w:instrText>
            </w:r>
            <w:r w:rsidR="00651A20" w:rsidRPr="00651A20">
              <w:rPr>
                <w:rFonts w:ascii="Times New Roman" w:hAnsi="Times New Roman" w:cs="Times New Roman"/>
                <w:noProof/>
                <w:webHidden/>
                <w:sz w:val="24"/>
                <w:szCs w:val="24"/>
              </w:rPr>
            </w:r>
            <w:r w:rsidR="00651A20" w:rsidRPr="00651A20">
              <w:rPr>
                <w:rFonts w:ascii="Times New Roman" w:hAnsi="Times New Roman" w:cs="Times New Roman"/>
                <w:noProof/>
                <w:webHidden/>
                <w:sz w:val="24"/>
                <w:szCs w:val="24"/>
              </w:rPr>
              <w:fldChar w:fldCharType="separate"/>
            </w:r>
            <w:r w:rsidR="000B602A">
              <w:rPr>
                <w:rFonts w:ascii="Times New Roman" w:hAnsi="Times New Roman" w:cs="Times New Roman"/>
                <w:noProof/>
                <w:webHidden/>
                <w:sz w:val="24"/>
                <w:szCs w:val="24"/>
              </w:rPr>
              <w:t>5</w:t>
            </w:r>
            <w:r w:rsidR="00651A20" w:rsidRPr="00651A20">
              <w:rPr>
                <w:rFonts w:ascii="Times New Roman" w:hAnsi="Times New Roman" w:cs="Times New Roman"/>
                <w:noProof/>
                <w:webHidden/>
                <w:sz w:val="24"/>
                <w:szCs w:val="24"/>
              </w:rPr>
              <w:fldChar w:fldCharType="end"/>
            </w:r>
          </w:hyperlink>
        </w:p>
        <w:p w14:paraId="639F66D1" w14:textId="0B0882EA" w:rsidR="00651A20" w:rsidRPr="00651A20" w:rsidRDefault="00706F11">
          <w:pPr>
            <w:pStyle w:val="TOC2"/>
            <w:tabs>
              <w:tab w:val="right" w:leader="dot" w:pos="9016"/>
            </w:tabs>
            <w:rPr>
              <w:rFonts w:ascii="Times New Roman" w:eastAsiaTheme="minorEastAsia" w:hAnsi="Times New Roman" w:cs="Times New Roman"/>
              <w:noProof/>
              <w:sz w:val="24"/>
              <w:szCs w:val="24"/>
              <w:lang w:val="en-US"/>
            </w:rPr>
          </w:pPr>
          <w:hyperlink w:anchor="_Toc508106366" w:history="1">
            <w:r w:rsidR="00651A20" w:rsidRPr="00651A20">
              <w:rPr>
                <w:rStyle w:val="Hyperlink"/>
                <w:rFonts w:ascii="Times New Roman" w:hAnsi="Times New Roman" w:cs="Times New Roman"/>
                <w:noProof/>
                <w:sz w:val="24"/>
                <w:szCs w:val="24"/>
              </w:rPr>
              <w:t>Problem Description</w:t>
            </w:r>
            <w:r w:rsidR="00651A20" w:rsidRPr="00651A20">
              <w:rPr>
                <w:rFonts w:ascii="Times New Roman" w:hAnsi="Times New Roman" w:cs="Times New Roman"/>
                <w:noProof/>
                <w:webHidden/>
                <w:sz w:val="24"/>
                <w:szCs w:val="24"/>
              </w:rPr>
              <w:tab/>
            </w:r>
            <w:r w:rsidR="00651A20" w:rsidRPr="00651A20">
              <w:rPr>
                <w:rFonts w:ascii="Times New Roman" w:hAnsi="Times New Roman" w:cs="Times New Roman"/>
                <w:noProof/>
                <w:webHidden/>
                <w:sz w:val="24"/>
                <w:szCs w:val="24"/>
              </w:rPr>
              <w:fldChar w:fldCharType="begin"/>
            </w:r>
            <w:r w:rsidR="00651A20" w:rsidRPr="00651A20">
              <w:rPr>
                <w:rFonts w:ascii="Times New Roman" w:hAnsi="Times New Roman" w:cs="Times New Roman"/>
                <w:noProof/>
                <w:webHidden/>
                <w:sz w:val="24"/>
                <w:szCs w:val="24"/>
              </w:rPr>
              <w:instrText xml:space="preserve"> PAGEREF _Toc508106366 \h </w:instrText>
            </w:r>
            <w:r w:rsidR="00651A20" w:rsidRPr="00651A20">
              <w:rPr>
                <w:rFonts w:ascii="Times New Roman" w:hAnsi="Times New Roman" w:cs="Times New Roman"/>
                <w:noProof/>
                <w:webHidden/>
                <w:sz w:val="24"/>
                <w:szCs w:val="24"/>
              </w:rPr>
            </w:r>
            <w:r w:rsidR="00651A20" w:rsidRPr="00651A20">
              <w:rPr>
                <w:rFonts w:ascii="Times New Roman" w:hAnsi="Times New Roman" w:cs="Times New Roman"/>
                <w:noProof/>
                <w:webHidden/>
                <w:sz w:val="24"/>
                <w:szCs w:val="24"/>
              </w:rPr>
              <w:fldChar w:fldCharType="separate"/>
            </w:r>
            <w:r w:rsidR="000B602A">
              <w:rPr>
                <w:rFonts w:ascii="Times New Roman" w:hAnsi="Times New Roman" w:cs="Times New Roman"/>
                <w:noProof/>
                <w:webHidden/>
                <w:sz w:val="24"/>
                <w:szCs w:val="24"/>
              </w:rPr>
              <w:t>5</w:t>
            </w:r>
            <w:r w:rsidR="00651A20" w:rsidRPr="00651A20">
              <w:rPr>
                <w:rFonts w:ascii="Times New Roman" w:hAnsi="Times New Roman" w:cs="Times New Roman"/>
                <w:noProof/>
                <w:webHidden/>
                <w:sz w:val="24"/>
                <w:szCs w:val="24"/>
              </w:rPr>
              <w:fldChar w:fldCharType="end"/>
            </w:r>
          </w:hyperlink>
        </w:p>
        <w:p w14:paraId="75384E98" w14:textId="18E28310" w:rsidR="00651A20" w:rsidRPr="00651A20" w:rsidRDefault="00706F11">
          <w:pPr>
            <w:pStyle w:val="TOC2"/>
            <w:tabs>
              <w:tab w:val="right" w:leader="dot" w:pos="9016"/>
            </w:tabs>
            <w:rPr>
              <w:rFonts w:ascii="Times New Roman" w:eastAsiaTheme="minorEastAsia" w:hAnsi="Times New Roman" w:cs="Times New Roman"/>
              <w:noProof/>
              <w:sz w:val="24"/>
              <w:szCs w:val="24"/>
              <w:lang w:val="en-US"/>
            </w:rPr>
          </w:pPr>
          <w:hyperlink w:anchor="_Toc508106367" w:history="1">
            <w:r w:rsidR="00651A20" w:rsidRPr="00651A20">
              <w:rPr>
                <w:rStyle w:val="Hyperlink"/>
                <w:rFonts w:ascii="Times New Roman" w:hAnsi="Times New Roman" w:cs="Times New Roman"/>
                <w:noProof/>
                <w:sz w:val="24"/>
                <w:szCs w:val="24"/>
              </w:rPr>
              <w:t>Project Goal</w:t>
            </w:r>
            <w:r w:rsidR="00651A20" w:rsidRPr="00651A20">
              <w:rPr>
                <w:rFonts w:ascii="Times New Roman" w:hAnsi="Times New Roman" w:cs="Times New Roman"/>
                <w:noProof/>
                <w:webHidden/>
                <w:sz w:val="24"/>
                <w:szCs w:val="24"/>
              </w:rPr>
              <w:tab/>
            </w:r>
            <w:r w:rsidR="00651A20" w:rsidRPr="00651A20">
              <w:rPr>
                <w:rFonts w:ascii="Times New Roman" w:hAnsi="Times New Roman" w:cs="Times New Roman"/>
                <w:noProof/>
                <w:webHidden/>
                <w:sz w:val="24"/>
                <w:szCs w:val="24"/>
              </w:rPr>
              <w:fldChar w:fldCharType="begin"/>
            </w:r>
            <w:r w:rsidR="00651A20" w:rsidRPr="00651A20">
              <w:rPr>
                <w:rFonts w:ascii="Times New Roman" w:hAnsi="Times New Roman" w:cs="Times New Roman"/>
                <w:noProof/>
                <w:webHidden/>
                <w:sz w:val="24"/>
                <w:szCs w:val="24"/>
              </w:rPr>
              <w:instrText xml:space="preserve"> PAGEREF _Toc508106367 \h </w:instrText>
            </w:r>
            <w:r w:rsidR="00651A20" w:rsidRPr="00651A20">
              <w:rPr>
                <w:rFonts w:ascii="Times New Roman" w:hAnsi="Times New Roman" w:cs="Times New Roman"/>
                <w:noProof/>
                <w:webHidden/>
                <w:sz w:val="24"/>
                <w:szCs w:val="24"/>
              </w:rPr>
            </w:r>
            <w:r w:rsidR="00651A20" w:rsidRPr="00651A20">
              <w:rPr>
                <w:rFonts w:ascii="Times New Roman" w:hAnsi="Times New Roman" w:cs="Times New Roman"/>
                <w:noProof/>
                <w:webHidden/>
                <w:sz w:val="24"/>
                <w:szCs w:val="24"/>
              </w:rPr>
              <w:fldChar w:fldCharType="separate"/>
            </w:r>
            <w:r w:rsidR="000B602A">
              <w:rPr>
                <w:rFonts w:ascii="Times New Roman" w:hAnsi="Times New Roman" w:cs="Times New Roman"/>
                <w:noProof/>
                <w:webHidden/>
                <w:sz w:val="24"/>
                <w:szCs w:val="24"/>
              </w:rPr>
              <w:t>5</w:t>
            </w:r>
            <w:r w:rsidR="00651A20" w:rsidRPr="00651A20">
              <w:rPr>
                <w:rFonts w:ascii="Times New Roman" w:hAnsi="Times New Roman" w:cs="Times New Roman"/>
                <w:noProof/>
                <w:webHidden/>
                <w:sz w:val="24"/>
                <w:szCs w:val="24"/>
              </w:rPr>
              <w:fldChar w:fldCharType="end"/>
            </w:r>
          </w:hyperlink>
        </w:p>
        <w:p w14:paraId="0C2C01ED" w14:textId="60A8AF9A" w:rsidR="00651A20" w:rsidRPr="00651A20" w:rsidRDefault="00706F11">
          <w:pPr>
            <w:pStyle w:val="TOC2"/>
            <w:tabs>
              <w:tab w:val="right" w:leader="dot" w:pos="9016"/>
            </w:tabs>
            <w:rPr>
              <w:rFonts w:ascii="Times New Roman" w:eastAsiaTheme="minorEastAsia" w:hAnsi="Times New Roman" w:cs="Times New Roman"/>
              <w:noProof/>
              <w:sz w:val="24"/>
              <w:szCs w:val="24"/>
              <w:lang w:val="en-US"/>
            </w:rPr>
          </w:pPr>
          <w:hyperlink w:anchor="_Toc508106368" w:history="1">
            <w:r w:rsidR="00651A20" w:rsidRPr="00651A20">
              <w:rPr>
                <w:rStyle w:val="Hyperlink"/>
                <w:rFonts w:ascii="Times New Roman" w:hAnsi="Times New Roman" w:cs="Times New Roman"/>
                <w:noProof/>
                <w:sz w:val="24"/>
                <w:szCs w:val="24"/>
              </w:rPr>
              <w:t>Solution Description</w:t>
            </w:r>
            <w:r w:rsidR="00651A20" w:rsidRPr="00651A20">
              <w:rPr>
                <w:rFonts w:ascii="Times New Roman" w:hAnsi="Times New Roman" w:cs="Times New Roman"/>
                <w:noProof/>
                <w:webHidden/>
                <w:sz w:val="24"/>
                <w:szCs w:val="24"/>
              </w:rPr>
              <w:tab/>
            </w:r>
            <w:r w:rsidR="00651A20" w:rsidRPr="00651A20">
              <w:rPr>
                <w:rFonts w:ascii="Times New Roman" w:hAnsi="Times New Roman" w:cs="Times New Roman"/>
                <w:noProof/>
                <w:webHidden/>
                <w:sz w:val="24"/>
                <w:szCs w:val="24"/>
              </w:rPr>
              <w:fldChar w:fldCharType="begin"/>
            </w:r>
            <w:r w:rsidR="00651A20" w:rsidRPr="00651A20">
              <w:rPr>
                <w:rFonts w:ascii="Times New Roman" w:hAnsi="Times New Roman" w:cs="Times New Roman"/>
                <w:noProof/>
                <w:webHidden/>
                <w:sz w:val="24"/>
                <w:szCs w:val="24"/>
              </w:rPr>
              <w:instrText xml:space="preserve"> PAGEREF _Toc508106368 \h </w:instrText>
            </w:r>
            <w:r w:rsidR="00651A20" w:rsidRPr="00651A20">
              <w:rPr>
                <w:rFonts w:ascii="Times New Roman" w:hAnsi="Times New Roman" w:cs="Times New Roman"/>
                <w:noProof/>
                <w:webHidden/>
                <w:sz w:val="24"/>
                <w:szCs w:val="24"/>
              </w:rPr>
            </w:r>
            <w:r w:rsidR="00651A20" w:rsidRPr="00651A20">
              <w:rPr>
                <w:rFonts w:ascii="Times New Roman" w:hAnsi="Times New Roman" w:cs="Times New Roman"/>
                <w:noProof/>
                <w:webHidden/>
                <w:sz w:val="24"/>
                <w:szCs w:val="24"/>
              </w:rPr>
              <w:fldChar w:fldCharType="separate"/>
            </w:r>
            <w:r w:rsidR="000B602A">
              <w:rPr>
                <w:rFonts w:ascii="Times New Roman" w:hAnsi="Times New Roman" w:cs="Times New Roman"/>
                <w:noProof/>
                <w:webHidden/>
                <w:sz w:val="24"/>
                <w:szCs w:val="24"/>
              </w:rPr>
              <w:t>6</w:t>
            </w:r>
            <w:r w:rsidR="00651A20" w:rsidRPr="00651A20">
              <w:rPr>
                <w:rFonts w:ascii="Times New Roman" w:hAnsi="Times New Roman" w:cs="Times New Roman"/>
                <w:noProof/>
                <w:webHidden/>
                <w:sz w:val="24"/>
                <w:szCs w:val="24"/>
              </w:rPr>
              <w:fldChar w:fldCharType="end"/>
            </w:r>
          </w:hyperlink>
        </w:p>
        <w:p w14:paraId="0F52995F" w14:textId="57109FCF" w:rsidR="00651A20" w:rsidRPr="00651A20" w:rsidRDefault="00706F11">
          <w:pPr>
            <w:pStyle w:val="TOC1"/>
            <w:tabs>
              <w:tab w:val="right" w:leader="dot" w:pos="9016"/>
            </w:tabs>
            <w:rPr>
              <w:rFonts w:ascii="Times New Roman" w:eastAsiaTheme="minorEastAsia" w:hAnsi="Times New Roman" w:cs="Times New Roman"/>
              <w:noProof/>
              <w:sz w:val="24"/>
              <w:szCs w:val="24"/>
              <w:lang w:val="en-US"/>
            </w:rPr>
          </w:pPr>
          <w:hyperlink w:anchor="_Toc508106369" w:history="1">
            <w:r w:rsidR="00651A20" w:rsidRPr="00651A20">
              <w:rPr>
                <w:rStyle w:val="Hyperlink"/>
                <w:rFonts w:ascii="Times New Roman" w:hAnsi="Times New Roman" w:cs="Times New Roman"/>
                <w:noProof/>
                <w:sz w:val="24"/>
                <w:szCs w:val="24"/>
              </w:rPr>
              <w:t>Project Objectives</w:t>
            </w:r>
            <w:r w:rsidR="00651A20" w:rsidRPr="00651A20">
              <w:rPr>
                <w:rFonts w:ascii="Times New Roman" w:hAnsi="Times New Roman" w:cs="Times New Roman"/>
                <w:noProof/>
                <w:webHidden/>
                <w:sz w:val="24"/>
                <w:szCs w:val="24"/>
              </w:rPr>
              <w:tab/>
            </w:r>
            <w:r w:rsidR="00651A20" w:rsidRPr="00651A20">
              <w:rPr>
                <w:rFonts w:ascii="Times New Roman" w:hAnsi="Times New Roman" w:cs="Times New Roman"/>
                <w:noProof/>
                <w:webHidden/>
                <w:sz w:val="24"/>
                <w:szCs w:val="24"/>
              </w:rPr>
              <w:fldChar w:fldCharType="begin"/>
            </w:r>
            <w:r w:rsidR="00651A20" w:rsidRPr="00651A20">
              <w:rPr>
                <w:rFonts w:ascii="Times New Roman" w:hAnsi="Times New Roman" w:cs="Times New Roman"/>
                <w:noProof/>
                <w:webHidden/>
                <w:sz w:val="24"/>
                <w:szCs w:val="24"/>
              </w:rPr>
              <w:instrText xml:space="preserve"> PAGEREF _Toc508106369 \h </w:instrText>
            </w:r>
            <w:r w:rsidR="00651A20" w:rsidRPr="00651A20">
              <w:rPr>
                <w:rFonts w:ascii="Times New Roman" w:hAnsi="Times New Roman" w:cs="Times New Roman"/>
                <w:noProof/>
                <w:webHidden/>
                <w:sz w:val="24"/>
                <w:szCs w:val="24"/>
              </w:rPr>
            </w:r>
            <w:r w:rsidR="00651A20" w:rsidRPr="00651A20">
              <w:rPr>
                <w:rFonts w:ascii="Times New Roman" w:hAnsi="Times New Roman" w:cs="Times New Roman"/>
                <w:noProof/>
                <w:webHidden/>
                <w:sz w:val="24"/>
                <w:szCs w:val="24"/>
              </w:rPr>
              <w:fldChar w:fldCharType="separate"/>
            </w:r>
            <w:r w:rsidR="000B602A">
              <w:rPr>
                <w:rFonts w:ascii="Times New Roman" w:hAnsi="Times New Roman" w:cs="Times New Roman"/>
                <w:noProof/>
                <w:webHidden/>
                <w:sz w:val="24"/>
                <w:szCs w:val="24"/>
              </w:rPr>
              <w:t>7</w:t>
            </w:r>
            <w:r w:rsidR="00651A20" w:rsidRPr="00651A20">
              <w:rPr>
                <w:rFonts w:ascii="Times New Roman" w:hAnsi="Times New Roman" w:cs="Times New Roman"/>
                <w:noProof/>
                <w:webHidden/>
                <w:sz w:val="24"/>
                <w:szCs w:val="24"/>
              </w:rPr>
              <w:fldChar w:fldCharType="end"/>
            </w:r>
          </w:hyperlink>
        </w:p>
        <w:p w14:paraId="6ED294CB" w14:textId="196718C2" w:rsidR="00651A20" w:rsidRPr="00651A20" w:rsidRDefault="00706F11">
          <w:pPr>
            <w:pStyle w:val="TOC2"/>
            <w:tabs>
              <w:tab w:val="right" w:leader="dot" w:pos="9016"/>
            </w:tabs>
            <w:rPr>
              <w:rFonts w:ascii="Times New Roman" w:eastAsiaTheme="minorEastAsia" w:hAnsi="Times New Roman" w:cs="Times New Roman"/>
              <w:noProof/>
              <w:sz w:val="24"/>
              <w:szCs w:val="24"/>
              <w:lang w:val="en-US"/>
            </w:rPr>
          </w:pPr>
          <w:hyperlink w:anchor="_Toc508106370" w:history="1">
            <w:r w:rsidR="00651A20" w:rsidRPr="00651A20">
              <w:rPr>
                <w:rStyle w:val="Hyperlink"/>
                <w:rFonts w:ascii="Times New Roman" w:hAnsi="Times New Roman" w:cs="Times New Roman"/>
                <w:noProof/>
                <w:sz w:val="24"/>
                <w:szCs w:val="24"/>
              </w:rPr>
              <w:t>Deliverables</w:t>
            </w:r>
            <w:r w:rsidR="00651A20" w:rsidRPr="00651A20">
              <w:rPr>
                <w:rFonts w:ascii="Times New Roman" w:hAnsi="Times New Roman" w:cs="Times New Roman"/>
                <w:noProof/>
                <w:webHidden/>
                <w:sz w:val="24"/>
                <w:szCs w:val="24"/>
              </w:rPr>
              <w:tab/>
            </w:r>
            <w:r w:rsidR="00651A20" w:rsidRPr="00651A20">
              <w:rPr>
                <w:rFonts w:ascii="Times New Roman" w:hAnsi="Times New Roman" w:cs="Times New Roman"/>
                <w:noProof/>
                <w:webHidden/>
                <w:sz w:val="24"/>
                <w:szCs w:val="24"/>
              </w:rPr>
              <w:fldChar w:fldCharType="begin"/>
            </w:r>
            <w:r w:rsidR="00651A20" w:rsidRPr="00651A20">
              <w:rPr>
                <w:rFonts w:ascii="Times New Roman" w:hAnsi="Times New Roman" w:cs="Times New Roman"/>
                <w:noProof/>
                <w:webHidden/>
                <w:sz w:val="24"/>
                <w:szCs w:val="24"/>
              </w:rPr>
              <w:instrText xml:space="preserve"> PAGEREF _Toc508106370 \h </w:instrText>
            </w:r>
            <w:r w:rsidR="00651A20" w:rsidRPr="00651A20">
              <w:rPr>
                <w:rFonts w:ascii="Times New Roman" w:hAnsi="Times New Roman" w:cs="Times New Roman"/>
                <w:noProof/>
                <w:webHidden/>
                <w:sz w:val="24"/>
                <w:szCs w:val="24"/>
              </w:rPr>
            </w:r>
            <w:r w:rsidR="00651A20" w:rsidRPr="00651A20">
              <w:rPr>
                <w:rFonts w:ascii="Times New Roman" w:hAnsi="Times New Roman" w:cs="Times New Roman"/>
                <w:noProof/>
                <w:webHidden/>
                <w:sz w:val="24"/>
                <w:szCs w:val="24"/>
              </w:rPr>
              <w:fldChar w:fldCharType="separate"/>
            </w:r>
            <w:r w:rsidR="000B602A">
              <w:rPr>
                <w:rFonts w:ascii="Times New Roman" w:hAnsi="Times New Roman" w:cs="Times New Roman"/>
                <w:noProof/>
                <w:webHidden/>
                <w:sz w:val="24"/>
                <w:szCs w:val="24"/>
              </w:rPr>
              <w:t>7</w:t>
            </w:r>
            <w:r w:rsidR="00651A20" w:rsidRPr="00651A20">
              <w:rPr>
                <w:rFonts w:ascii="Times New Roman" w:hAnsi="Times New Roman" w:cs="Times New Roman"/>
                <w:noProof/>
                <w:webHidden/>
                <w:sz w:val="24"/>
                <w:szCs w:val="24"/>
              </w:rPr>
              <w:fldChar w:fldCharType="end"/>
            </w:r>
          </w:hyperlink>
        </w:p>
        <w:p w14:paraId="1FA3344C" w14:textId="0F10FE23" w:rsidR="00651A20" w:rsidRPr="00651A20" w:rsidRDefault="00706F11">
          <w:pPr>
            <w:pStyle w:val="TOC2"/>
            <w:tabs>
              <w:tab w:val="right" w:leader="dot" w:pos="9016"/>
            </w:tabs>
            <w:rPr>
              <w:rFonts w:ascii="Times New Roman" w:eastAsiaTheme="minorEastAsia" w:hAnsi="Times New Roman" w:cs="Times New Roman"/>
              <w:noProof/>
              <w:sz w:val="24"/>
              <w:szCs w:val="24"/>
              <w:lang w:val="en-US"/>
            </w:rPr>
          </w:pPr>
          <w:hyperlink w:anchor="_Toc508106371" w:history="1">
            <w:r w:rsidR="00651A20" w:rsidRPr="00651A20">
              <w:rPr>
                <w:rStyle w:val="Hyperlink"/>
                <w:rFonts w:ascii="Times New Roman" w:hAnsi="Times New Roman" w:cs="Times New Roman"/>
                <w:noProof/>
                <w:sz w:val="24"/>
                <w:szCs w:val="24"/>
              </w:rPr>
              <w:t>Non-Deliverables</w:t>
            </w:r>
            <w:r w:rsidR="00651A20" w:rsidRPr="00651A20">
              <w:rPr>
                <w:rFonts w:ascii="Times New Roman" w:hAnsi="Times New Roman" w:cs="Times New Roman"/>
                <w:noProof/>
                <w:webHidden/>
                <w:sz w:val="24"/>
                <w:szCs w:val="24"/>
              </w:rPr>
              <w:tab/>
            </w:r>
            <w:r w:rsidR="00651A20" w:rsidRPr="00651A20">
              <w:rPr>
                <w:rFonts w:ascii="Times New Roman" w:hAnsi="Times New Roman" w:cs="Times New Roman"/>
                <w:noProof/>
                <w:webHidden/>
                <w:sz w:val="24"/>
                <w:szCs w:val="24"/>
              </w:rPr>
              <w:fldChar w:fldCharType="begin"/>
            </w:r>
            <w:r w:rsidR="00651A20" w:rsidRPr="00651A20">
              <w:rPr>
                <w:rFonts w:ascii="Times New Roman" w:hAnsi="Times New Roman" w:cs="Times New Roman"/>
                <w:noProof/>
                <w:webHidden/>
                <w:sz w:val="24"/>
                <w:szCs w:val="24"/>
              </w:rPr>
              <w:instrText xml:space="preserve"> PAGEREF _Toc508106371 \h </w:instrText>
            </w:r>
            <w:r w:rsidR="00651A20" w:rsidRPr="00651A20">
              <w:rPr>
                <w:rFonts w:ascii="Times New Roman" w:hAnsi="Times New Roman" w:cs="Times New Roman"/>
                <w:noProof/>
                <w:webHidden/>
                <w:sz w:val="24"/>
                <w:szCs w:val="24"/>
              </w:rPr>
            </w:r>
            <w:r w:rsidR="00651A20" w:rsidRPr="00651A20">
              <w:rPr>
                <w:rFonts w:ascii="Times New Roman" w:hAnsi="Times New Roman" w:cs="Times New Roman"/>
                <w:noProof/>
                <w:webHidden/>
                <w:sz w:val="24"/>
                <w:szCs w:val="24"/>
              </w:rPr>
              <w:fldChar w:fldCharType="separate"/>
            </w:r>
            <w:r w:rsidR="000B602A">
              <w:rPr>
                <w:rFonts w:ascii="Times New Roman" w:hAnsi="Times New Roman" w:cs="Times New Roman"/>
                <w:noProof/>
                <w:webHidden/>
                <w:sz w:val="24"/>
                <w:szCs w:val="24"/>
              </w:rPr>
              <w:t>7</w:t>
            </w:r>
            <w:r w:rsidR="00651A20" w:rsidRPr="00651A20">
              <w:rPr>
                <w:rFonts w:ascii="Times New Roman" w:hAnsi="Times New Roman" w:cs="Times New Roman"/>
                <w:noProof/>
                <w:webHidden/>
                <w:sz w:val="24"/>
                <w:szCs w:val="24"/>
              </w:rPr>
              <w:fldChar w:fldCharType="end"/>
            </w:r>
          </w:hyperlink>
        </w:p>
        <w:p w14:paraId="531A0786" w14:textId="0723A8EA" w:rsidR="00651A20" w:rsidRPr="00651A20" w:rsidRDefault="00706F11">
          <w:pPr>
            <w:pStyle w:val="TOC2"/>
            <w:tabs>
              <w:tab w:val="right" w:leader="dot" w:pos="9016"/>
            </w:tabs>
            <w:rPr>
              <w:rFonts w:ascii="Times New Roman" w:eastAsiaTheme="minorEastAsia" w:hAnsi="Times New Roman" w:cs="Times New Roman"/>
              <w:noProof/>
              <w:sz w:val="24"/>
              <w:szCs w:val="24"/>
              <w:lang w:val="en-US"/>
            </w:rPr>
          </w:pPr>
          <w:hyperlink w:anchor="_Toc508106372" w:history="1">
            <w:r w:rsidR="00651A20" w:rsidRPr="00651A20">
              <w:rPr>
                <w:rStyle w:val="Hyperlink"/>
                <w:rFonts w:ascii="Times New Roman" w:hAnsi="Times New Roman" w:cs="Times New Roman"/>
                <w:noProof/>
                <w:sz w:val="24"/>
                <w:szCs w:val="24"/>
              </w:rPr>
              <w:t>Functional Requirements</w:t>
            </w:r>
            <w:r w:rsidR="00651A20" w:rsidRPr="00651A20">
              <w:rPr>
                <w:rFonts w:ascii="Times New Roman" w:hAnsi="Times New Roman" w:cs="Times New Roman"/>
                <w:noProof/>
                <w:webHidden/>
                <w:sz w:val="24"/>
                <w:szCs w:val="24"/>
              </w:rPr>
              <w:tab/>
            </w:r>
            <w:r w:rsidR="00651A20" w:rsidRPr="00651A20">
              <w:rPr>
                <w:rFonts w:ascii="Times New Roman" w:hAnsi="Times New Roman" w:cs="Times New Roman"/>
                <w:noProof/>
                <w:webHidden/>
                <w:sz w:val="24"/>
                <w:szCs w:val="24"/>
              </w:rPr>
              <w:fldChar w:fldCharType="begin"/>
            </w:r>
            <w:r w:rsidR="00651A20" w:rsidRPr="00651A20">
              <w:rPr>
                <w:rFonts w:ascii="Times New Roman" w:hAnsi="Times New Roman" w:cs="Times New Roman"/>
                <w:noProof/>
                <w:webHidden/>
                <w:sz w:val="24"/>
                <w:szCs w:val="24"/>
              </w:rPr>
              <w:instrText xml:space="preserve"> PAGEREF _Toc508106372 \h </w:instrText>
            </w:r>
            <w:r w:rsidR="00651A20" w:rsidRPr="00651A20">
              <w:rPr>
                <w:rFonts w:ascii="Times New Roman" w:hAnsi="Times New Roman" w:cs="Times New Roman"/>
                <w:noProof/>
                <w:webHidden/>
                <w:sz w:val="24"/>
                <w:szCs w:val="24"/>
              </w:rPr>
            </w:r>
            <w:r w:rsidR="00651A20" w:rsidRPr="00651A20">
              <w:rPr>
                <w:rFonts w:ascii="Times New Roman" w:hAnsi="Times New Roman" w:cs="Times New Roman"/>
                <w:noProof/>
                <w:webHidden/>
                <w:sz w:val="24"/>
                <w:szCs w:val="24"/>
              </w:rPr>
              <w:fldChar w:fldCharType="separate"/>
            </w:r>
            <w:r w:rsidR="000B602A">
              <w:rPr>
                <w:rFonts w:ascii="Times New Roman" w:hAnsi="Times New Roman" w:cs="Times New Roman"/>
                <w:noProof/>
                <w:webHidden/>
                <w:sz w:val="24"/>
                <w:szCs w:val="24"/>
              </w:rPr>
              <w:t>7</w:t>
            </w:r>
            <w:r w:rsidR="00651A20" w:rsidRPr="00651A20">
              <w:rPr>
                <w:rFonts w:ascii="Times New Roman" w:hAnsi="Times New Roman" w:cs="Times New Roman"/>
                <w:noProof/>
                <w:webHidden/>
                <w:sz w:val="24"/>
                <w:szCs w:val="24"/>
              </w:rPr>
              <w:fldChar w:fldCharType="end"/>
            </w:r>
          </w:hyperlink>
        </w:p>
        <w:p w14:paraId="289F7733" w14:textId="2228B5EB" w:rsidR="00651A20" w:rsidRPr="00651A20" w:rsidRDefault="00706F11">
          <w:pPr>
            <w:pStyle w:val="TOC2"/>
            <w:tabs>
              <w:tab w:val="right" w:leader="dot" w:pos="9016"/>
            </w:tabs>
            <w:rPr>
              <w:rFonts w:ascii="Times New Roman" w:eastAsiaTheme="minorEastAsia" w:hAnsi="Times New Roman" w:cs="Times New Roman"/>
              <w:noProof/>
              <w:sz w:val="24"/>
              <w:szCs w:val="24"/>
              <w:lang w:val="en-US"/>
            </w:rPr>
          </w:pPr>
          <w:hyperlink w:anchor="_Toc508106373" w:history="1">
            <w:r w:rsidR="00651A20" w:rsidRPr="00651A20">
              <w:rPr>
                <w:rStyle w:val="Hyperlink"/>
                <w:rFonts w:ascii="Times New Roman" w:hAnsi="Times New Roman" w:cs="Times New Roman"/>
                <w:noProof/>
                <w:sz w:val="24"/>
                <w:szCs w:val="24"/>
              </w:rPr>
              <w:t>Non-Functional Requirements</w:t>
            </w:r>
            <w:r w:rsidR="00651A20" w:rsidRPr="00651A20">
              <w:rPr>
                <w:rFonts w:ascii="Times New Roman" w:hAnsi="Times New Roman" w:cs="Times New Roman"/>
                <w:noProof/>
                <w:webHidden/>
                <w:sz w:val="24"/>
                <w:szCs w:val="24"/>
              </w:rPr>
              <w:tab/>
            </w:r>
            <w:r w:rsidR="00651A20" w:rsidRPr="00651A20">
              <w:rPr>
                <w:rFonts w:ascii="Times New Roman" w:hAnsi="Times New Roman" w:cs="Times New Roman"/>
                <w:noProof/>
                <w:webHidden/>
                <w:sz w:val="24"/>
                <w:szCs w:val="24"/>
              </w:rPr>
              <w:fldChar w:fldCharType="begin"/>
            </w:r>
            <w:r w:rsidR="00651A20" w:rsidRPr="00651A20">
              <w:rPr>
                <w:rFonts w:ascii="Times New Roman" w:hAnsi="Times New Roman" w:cs="Times New Roman"/>
                <w:noProof/>
                <w:webHidden/>
                <w:sz w:val="24"/>
                <w:szCs w:val="24"/>
              </w:rPr>
              <w:instrText xml:space="preserve"> PAGEREF _Toc508106373 \h </w:instrText>
            </w:r>
            <w:r w:rsidR="00651A20" w:rsidRPr="00651A20">
              <w:rPr>
                <w:rFonts w:ascii="Times New Roman" w:hAnsi="Times New Roman" w:cs="Times New Roman"/>
                <w:noProof/>
                <w:webHidden/>
                <w:sz w:val="24"/>
                <w:szCs w:val="24"/>
              </w:rPr>
            </w:r>
            <w:r w:rsidR="00651A20" w:rsidRPr="00651A20">
              <w:rPr>
                <w:rFonts w:ascii="Times New Roman" w:hAnsi="Times New Roman" w:cs="Times New Roman"/>
                <w:noProof/>
                <w:webHidden/>
                <w:sz w:val="24"/>
                <w:szCs w:val="24"/>
              </w:rPr>
              <w:fldChar w:fldCharType="separate"/>
            </w:r>
            <w:r w:rsidR="000B602A">
              <w:rPr>
                <w:rFonts w:ascii="Times New Roman" w:hAnsi="Times New Roman" w:cs="Times New Roman"/>
                <w:noProof/>
                <w:webHidden/>
                <w:sz w:val="24"/>
                <w:szCs w:val="24"/>
              </w:rPr>
              <w:t>7</w:t>
            </w:r>
            <w:r w:rsidR="00651A20" w:rsidRPr="00651A20">
              <w:rPr>
                <w:rFonts w:ascii="Times New Roman" w:hAnsi="Times New Roman" w:cs="Times New Roman"/>
                <w:noProof/>
                <w:webHidden/>
                <w:sz w:val="24"/>
                <w:szCs w:val="24"/>
              </w:rPr>
              <w:fldChar w:fldCharType="end"/>
            </w:r>
          </w:hyperlink>
        </w:p>
        <w:p w14:paraId="08AC9900" w14:textId="53EE67FC" w:rsidR="00651A20" w:rsidRPr="00651A20" w:rsidRDefault="00706F11">
          <w:pPr>
            <w:pStyle w:val="TOC1"/>
            <w:tabs>
              <w:tab w:val="right" w:leader="dot" w:pos="9016"/>
            </w:tabs>
            <w:rPr>
              <w:rFonts w:ascii="Times New Roman" w:eastAsiaTheme="minorEastAsia" w:hAnsi="Times New Roman" w:cs="Times New Roman"/>
              <w:noProof/>
              <w:sz w:val="24"/>
              <w:szCs w:val="24"/>
              <w:lang w:val="en-US"/>
            </w:rPr>
          </w:pPr>
          <w:hyperlink w:anchor="_Toc508106374" w:history="1">
            <w:r w:rsidR="00651A20" w:rsidRPr="00651A20">
              <w:rPr>
                <w:rStyle w:val="Hyperlink"/>
                <w:rFonts w:ascii="Times New Roman" w:hAnsi="Times New Roman" w:cs="Times New Roman"/>
                <w:noProof/>
                <w:sz w:val="24"/>
                <w:szCs w:val="24"/>
              </w:rPr>
              <w:t>Project Constraints</w:t>
            </w:r>
            <w:r w:rsidR="00651A20" w:rsidRPr="00651A20">
              <w:rPr>
                <w:rFonts w:ascii="Times New Roman" w:hAnsi="Times New Roman" w:cs="Times New Roman"/>
                <w:noProof/>
                <w:webHidden/>
                <w:sz w:val="24"/>
                <w:szCs w:val="24"/>
              </w:rPr>
              <w:tab/>
            </w:r>
            <w:r w:rsidR="00651A20" w:rsidRPr="00651A20">
              <w:rPr>
                <w:rFonts w:ascii="Times New Roman" w:hAnsi="Times New Roman" w:cs="Times New Roman"/>
                <w:noProof/>
                <w:webHidden/>
                <w:sz w:val="24"/>
                <w:szCs w:val="24"/>
              </w:rPr>
              <w:fldChar w:fldCharType="begin"/>
            </w:r>
            <w:r w:rsidR="00651A20" w:rsidRPr="00651A20">
              <w:rPr>
                <w:rFonts w:ascii="Times New Roman" w:hAnsi="Times New Roman" w:cs="Times New Roman"/>
                <w:noProof/>
                <w:webHidden/>
                <w:sz w:val="24"/>
                <w:szCs w:val="24"/>
              </w:rPr>
              <w:instrText xml:space="preserve"> PAGEREF _Toc508106374 \h </w:instrText>
            </w:r>
            <w:r w:rsidR="00651A20" w:rsidRPr="00651A20">
              <w:rPr>
                <w:rFonts w:ascii="Times New Roman" w:hAnsi="Times New Roman" w:cs="Times New Roman"/>
                <w:noProof/>
                <w:webHidden/>
                <w:sz w:val="24"/>
                <w:szCs w:val="24"/>
              </w:rPr>
            </w:r>
            <w:r w:rsidR="00651A20" w:rsidRPr="00651A20">
              <w:rPr>
                <w:rFonts w:ascii="Times New Roman" w:hAnsi="Times New Roman" w:cs="Times New Roman"/>
                <w:noProof/>
                <w:webHidden/>
                <w:sz w:val="24"/>
                <w:szCs w:val="24"/>
              </w:rPr>
              <w:fldChar w:fldCharType="separate"/>
            </w:r>
            <w:r w:rsidR="000B602A">
              <w:rPr>
                <w:rFonts w:ascii="Times New Roman" w:hAnsi="Times New Roman" w:cs="Times New Roman"/>
                <w:noProof/>
                <w:webHidden/>
                <w:sz w:val="24"/>
                <w:szCs w:val="24"/>
              </w:rPr>
              <w:t>8</w:t>
            </w:r>
            <w:r w:rsidR="00651A20" w:rsidRPr="00651A20">
              <w:rPr>
                <w:rFonts w:ascii="Times New Roman" w:hAnsi="Times New Roman" w:cs="Times New Roman"/>
                <w:noProof/>
                <w:webHidden/>
                <w:sz w:val="24"/>
                <w:szCs w:val="24"/>
              </w:rPr>
              <w:fldChar w:fldCharType="end"/>
            </w:r>
          </w:hyperlink>
        </w:p>
        <w:p w14:paraId="6FDB9569" w14:textId="63B47FDD" w:rsidR="00651A20" w:rsidRPr="00651A20" w:rsidRDefault="00706F11">
          <w:pPr>
            <w:pStyle w:val="TOC1"/>
            <w:tabs>
              <w:tab w:val="right" w:leader="dot" w:pos="9016"/>
            </w:tabs>
            <w:rPr>
              <w:rFonts w:ascii="Times New Roman" w:eastAsiaTheme="minorEastAsia" w:hAnsi="Times New Roman" w:cs="Times New Roman"/>
              <w:noProof/>
              <w:sz w:val="24"/>
              <w:szCs w:val="24"/>
              <w:lang w:val="en-US"/>
            </w:rPr>
          </w:pPr>
          <w:hyperlink w:anchor="_Toc508106381" w:history="1">
            <w:r w:rsidR="00651A20" w:rsidRPr="00651A20">
              <w:rPr>
                <w:rStyle w:val="Hyperlink"/>
                <w:rFonts w:ascii="Times New Roman" w:hAnsi="Times New Roman" w:cs="Times New Roman"/>
                <w:noProof/>
                <w:sz w:val="24"/>
                <w:szCs w:val="24"/>
              </w:rPr>
              <w:t>Project Risks</w:t>
            </w:r>
            <w:r w:rsidR="00651A20" w:rsidRPr="00651A20">
              <w:rPr>
                <w:rFonts w:ascii="Times New Roman" w:hAnsi="Times New Roman" w:cs="Times New Roman"/>
                <w:noProof/>
                <w:webHidden/>
                <w:sz w:val="24"/>
                <w:szCs w:val="24"/>
              </w:rPr>
              <w:tab/>
            </w:r>
            <w:r w:rsidR="00651A20" w:rsidRPr="00651A20">
              <w:rPr>
                <w:rFonts w:ascii="Times New Roman" w:hAnsi="Times New Roman" w:cs="Times New Roman"/>
                <w:noProof/>
                <w:webHidden/>
                <w:sz w:val="24"/>
                <w:szCs w:val="24"/>
              </w:rPr>
              <w:fldChar w:fldCharType="begin"/>
            </w:r>
            <w:r w:rsidR="00651A20" w:rsidRPr="00651A20">
              <w:rPr>
                <w:rFonts w:ascii="Times New Roman" w:hAnsi="Times New Roman" w:cs="Times New Roman"/>
                <w:noProof/>
                <w:webHidden/>
                <w:sz w:val="24"/>
                <w:szCs w:val="24"/>
              </w:rPr>
              <w:instrText xml:space="preserve"> PAGEREF _Toc508106381 \h </w:instrText>
            </w:r>
            <w:r w:rsidR="00651A20" w:rsidRPr="00651A20">
              <w:rPr>
                <w:rFonts w:ascii="Times New Roman" w:hAnsi="Times New Roman" w:cs="Times New Roman"/>
                <w:noProof/>
                <w:webHidden/>
                <w:sz w:val="24"/>
                <w:szCs w:val="24"/>
              </w:rPr>
            </w:r>
            <w:r w:rsidR="00651A20" w:rsidRPr="00651A20">
              <w:rPr>
                <w:rFonts w:ascii="Times New Roman" w:hAnsi="Times New Roman" w:cs="Times New Roman"/>
                <w:noProof/>
                <w:webHidden/>
                <w:sz w:val="24"/>
                <w:szCs w:val="24"/>
              </w:rPr>
              <w:fldChar w:fldCharType="separate"/>
            </w:r>
            <w:r w:rsidR="000B602A">
              <w:rPr>
                <w:rFonts w:ascii="Times New Roman" w:hAnsi="Times New Roman" w:cs="Times New Roman"/>
                <w:noProof/>
                <w:webHidden/>
                <w:sz w:val="24"/>
                <w:szCs w:val="24"/>
              </w:rPr>
              <w:t>9</w:t>
            </w:r>
            <w:r w:rsidR="00651A20" w:rsidRPr="00651A20">
              <w:rPr>
                <w:rFonts w:ascii="Times New Roman" w:hAnsi="Times New Roman" w:cs="Times New Roman"/>
                <w:noProof/>
                <w:webHidden/>
                <w:sz w:val="24"/>
                <w:szCs w:val="24"/>
              </w:rPr>
              <w:fldChar w:fldCharType="end"/>
            </w:r>
          </w:hyperlink>
        </w:p>
        <w:p w14:paraId="6629C2B0" w14:textId="290D6F17" w:rsidR="00651A20" w:rsidRPr="00651A20" w:rsidRDefault="00706F11">
          <w:pPr>
            <w:pStyle w:val="TOC1"/>
            <w:tabs>
              <w:tab w:val="right" w:leader="dot" w:pos="9016"/>
            </w:tabs>
            <w:rPr>
              <w:rFonts w:ascii="Times New Roman" w:eastAsiaTheme="minorEastAsia" w:hAnsi="Times New Roman" w:cs="Times New Roman"/>
              <w:noProof/>
              <w:lang w:val="en-US"/>
            </w:rPr>
          </w:pPr>
          <w:hyperlink w:anchor="_Toc508106388" w:history="1">
            <w:r w:rsidR="00651A20" w:rsidRPr="00651A20">
              <w:rPr>
                <w:rStyle w:val="Hyperlink"/>
                <w:rFonts w:ascii="Times New Roman" w:hAnsi="Times New Roman" w:cs="Times New Roman"/>
                <w:noProof/>
              </w:rPr>
              <w:t>Project Phasing</w:t>
            </w:r>
            <w:r w:rsidR="00651A20" w:rsidRPr="00651A20">
              <w:rPr>
                <w:rFonts w:ascii="Times New Roman" w:hAnsi="Times New Roman" w:cs="Times New Roman"/>
                <w:noProof/>
                <w:webHidden/>
              </w:rPr>
              <w:tab/>
            </w:r>
            <w:r w:rsidR="00651A20" w:rsidRPr="00651A20">
              <w:rPr>
                <w:rFonts w:ascii="Times New Roman" w:hAnsi="Times New Roman" w:cs="Times New Roman"/>
                <w:noProof/>
                <w:webHidden/>
              </w:rPr>
              <w:fldChar w:fldCharType="begin"/>
            </w:r>
            <w:r w:rsidR="00651A20" w:rsidRPr="00651A20">
              <w:rPr>
                <w:rFonts w:ascii="Times New Roman" w:hAnsi="Times New Roman" w:cs="Times New Roman"/>
                <w:noProof/>
                <w:webHidden/>
              </w:rPr>
              <w:instrText xml:space="preserve"> PAGEREF _Toc508106388 \h </w:instrText>
            </w:r>
            <w:r w:rsidR="00651A20" w:rsidRPr="00651A20">
              <w:rPr>
                <w:rFonts w:ascii="Times New Roman" w:hAnsi="Times New Roman" w:cs="Times New Roman"/>
                <w:noProof/>
                <w:webHidden/>
              </w:rPr>
            </w:r>
            <w:r w:rsidR="00651A20" w:rsidRPr="00651A20">
              <w:rPr>
                <w:rFonts w:ascii="Times New Roman" w:hAnsi="Times New Roman" w:cs="Times New Roman"/>
                <w:noProof/>
                <w:webHidden/>
              </w:rPr>
              <w:fldChar w:fldCharType="separate"/>
            </w:r>
            <w:r w:rsidR="000B602A">
              <w:rPr>
                <w:rFonts w:ascii="Times New Roman" w:hAnsi="Times New Roman" w:cs="Times New Roman"/>
                <w:noProof/>
                <w:webHidden/>
              </w:rPr>
              <w:t>10</w:t>
            </w:r>
            <w:r w:rsidR="00651A20" w:rsidRPr="00651A20">
              <w:rPr>
                <w:rFonts w:ascii="Times New Roman" w:hAnsi="Times New Roman" w:cs="Times New Roman"/>
                <w:noProof/>
                <w:webHidden/>
              </w:rPr>
              <w:fldChar w:fldCharType="end"/>
            </w:r>
          </w:hyperlink>
        </w:p>
        <w:p w14:paraId="6B1EB62C" w14:textId="444A2BAF" w:rsidR="00651A20" w:rsidRPr="00651A20" w:rsidRDefault="00706F11">
          <w:pPr>
            <w:pStyle w:val="TOC2"/>
            <w:tabs>
              <w:tab w:val="right" w:leader="dot" w:pos="9016"/>
            </w:tabs>
            <w:rPr>
              <w:rFonts w:ascii="Times New Roman" w:eastAsiaTheme="minorEastAsia" w:hAnsi="Times New Roman" w:cs="Times New Roman"/>
              <w:noProof/>
              <w:lang w:val="en-US"/>
            </w:rPr>
          </w:pPr>
          <w:hyperlink w:anchor="_Toc508106389" w:history="1">
            <w:r w:rsidR="00651A20" w:rsidRPr="00651A20">
              <w:rPr>
                <w:rStyle w:val="Hyperlink"/>
                <w:rFonts w:ascii="Times New Roman" w:hAnsi="Times New Roman" w:cs="Times New Roman"/>
                <w:noProof/>
              </w:rPr>
              <w:t>Phase 1: Initiation</w:t>
            </w:r>
            <w:r w:rsidR="00651A20" w:rsidRPr="00651A20">
              <w:rPr>
                <w:rFonts w:ascii="Times New Roman" w:hAnsi="Times New Roman" w:cs="Times New Roman"/>
                <w:noProof/>
                <w:webHidden/>
              </w:rPr>
              <w:tab/>
            </w:r>
            <w:r w:rsidR="00651A20" w:rsidRPr="00651A20">
              <w:rPr>
                <w:rFonts w:ascii="Times New Roman" w:hAnsi="Times New Roman" w:cs="Times New Roman"/>
                <w:noProof/>
                <w:webHidden/>
              </w:rPr>
              <w:fldChar w:fldCharType="begin"/>
            </w:r>
            <w:r w:rsidR="00651A20" w:rsidRPr="00651A20">
              <w:rPr>
                <w:rFonts w:ascii="Times New Roman" w:hAnsi="Times New Roman" w:cs="Times New Roman"/>
                <w:noProof/>
                <w:webHidden/>
              </w:rPr>
              <w:instrText xml:space="preserve"> PAGEREF _Toc508106389 \h </w:instrText>
            </w:r>
            <w:r w:rsidR="00651A20" w:rsidRPr="00651A20">
              <w:rPr>
                <w:rFonts w:ascii="Times New Roman" w:hAnsi="Times New Roman" w:cs="Times New Roman"/>
                <w:noProof/>
                <w:webHidden/>
              </w:rPr>
            </w:r>
            <w:r w:rsidR="00651A20" w:rsidRPr="00651A20">
              <w:rPr>
                <w:rFonts w:ascii="Times New Roman" w:hAnsi="Times New Roman" w:cs="Times New Roman"/>
                <w:noProof/>
                <w:webHidden/>
              </w:rPr>
              <w:fldChar w:fldCharType="separate"/>
            </w:r>
            <w:r w:rsidR="000B602A">
              <w:rPr>
                <w:rFonts w:ascii="Times New Roman" w:hAnsi="Times New Roman" w:cs="Times New Roman"/>
                <w:noProof/>
                <w:webHidden/>
              </w:rPr>
              <w:t>10</w:t>
            </w:r>
            <w:r w:rsidR="00651A20" w:rsidRPr="00651A20">
              <w:rPr>
                <w:rFonts w:ascii="Times New Roman" w:hAnsi="Times New Roman" w:cs="Times New Roman"/>
                <w:noProof/>
                <w:webHidden/>
              </w:rPr>
              <w:fldChar w:fldCharType="end"/>
            </w:r>
          </w:hyperlink>
        </w:p>
        <w:p w14:paraId="143FA6D4" w14:textId="032258A4" w:rsidR="00651A20" w:rsidRPr="00651A20" w:rsidRDefault="00706F11">
          <w:pPr>
            <w:pStyle w:val="TOC2"/>
            <w:tabs>
              <w:tab w:val="right" w:leader="dot" w:pos="9016"/>
            </w:tabs>
            <w:rPr>
              <w:rFonts w:ascii="Times New Roman" w:eastAsiaTheme="minorEastAsia" w:hAnsi="Times New Roman" w:cs="Times New Roman"/>
              <w:noProof/>
              <w:lang w:val="en-US"/>
            </w:rPr>
          </w:pPr>
          <w:hyperlink w:anchor="_Toc508106390" w:history="1">
            <w:r w:rsidR="00651A20" w:rsidRPr="00651A20">
              <w:rPr>
                <w:rStyle w:val="Hyperlink"/>
                <w:rFonts w:ascii="Times New Roman" w:hAnsi="Times New Roman" w:cs="Times New Roman"/>
                <w:noProof/>
              </w:rPr>
              <w:t>Phase 2: Design</w:t>
            </w:r>
            <w:r w:rsidR="00651A20" w:rsidRPr="00651A20">
              <w:rPr>
                <w:rFonts w:ascii="Times New Roman" w:hAnsi="Times New Roman" w:cs="Times New Roman"/>
                <w:noProof/>
                <w:webHidden/>
              </w:rPr>
              <w:tab/>
            </w:r>
            <w:r w:rsidR="00651A20" w:rsidRPr="00651A20">
              <w:rPr>
                <w:rFonts w:ascii="Times New Roman" w:hAnsi="Times New Roman" w:cs="Times New Roman"/>
                <w:noProof/>
                <w:webHidden/>
              </w:rPr>
              <w:fldChar w:fldCharType="begin"/>
            </w:r>
            <w:r w:rsidR="00651A20" w:rsidRPr="00651A20">
              <w:rPr>
                <w:rFonts w:ascii="Times New Roman" w:hAnsi="Times New Roman" w:cs="Times New Roman"/>
                <w:noProof/>
                <w:webHidden/>
              </w:rPr>
              <w:instrText xml:space="preserve"> PAGEREF _Toc508106390 \h </w:instrText>
            </w:r>
            <w:r w:rsidR="00651A20" w:rsidRPr="00651A20">
              <w:rPr>
                <w:rFonts w:ascii="Times New Roman" w:hAnsi="Times New Roman" w:cs="Times New Roman"/>
                <w:noProof/>
                <w:webHidden/>
              </w:rPr>
            </w:r>
            <w:r w:rsidR="00651A20" w:rsidRPr="00651A20">
              <w:rPr>
                <w:rFonts w:ascii="Times New Roman" w:hAnsi="Times New Roman" w:cs="Times New Roman"/>
                <w:noProof/>
                <w:webHidden/>
              </w:rPr>
              <w:fldChar w:fldCharType="separate"/>
            </w:r>
            <w:r w:rsidR="000B602A">
              <w:rPr>
                <w:rFonts w:ascii="Times New Roman" w:hAnsi="Times New Roman" w:cs="Times New Roman"/>
                <w:noProof/>
                <w:webHidden/>
              </w:rPr>
              <w:t>11</w:t>
            </w:r>
            <w:r w:rsidR="00651A20" w:rsidRPr="00651A20">
              <w:rPr>
                <w:rFonts w:ascii="Times New Roman" w:hAnsi="Times New Roman" w:cs="Times New Roman"/>
                <w:noProof/>
                <w:webHidden/>
              </w:rPr>
              <w:fldChar w:fldCharType="end"/>
            </w:r>
          </w:hyperlink>
        </w:p>
        <w:p w14:paraId="68EFDBC5" w14:textId="28E7A4BD" w:rsidR="00651A20" w:rsidRPr="00651A20" w:rsidRDefault="00706F11">
          <w:pPr>
            <w:pStyle w:val="TOC2"/>
            <w:tabs>
              <w:tab w:val="right" w:leader="dot" w:pos="9016"/>
            </w:tabs>
            <w:rPr>
              <w:rFonts w:ascii="Times New Roman" w:eastAsiaTheme="minorEastAsia" w:hAnsi="Times New Roman" w:cs="Times New Roman"/>
              <w:noProof/>
              <w:lang w:val="en-US"/>
            </w:rPr>
          </w:pPr>
          <w:hyperlink w:anchor="_Toc508106391" w:history="1">
            <w:r w:rsidR="00651A20" w:rsidRPr="00651A20">
              <w:rPr>
                <w:rStyle w:val="Hyperlink"/>
                <w:rFonts w:ascii="Times New Roman" w:hAnsi="Times New Roman" w:cs="Times New Roman"/>
                <w:noProof/>
              </w:rPr>
              <w:t>Phase 3: Build</w:t>
            </w:r>
            <w:r w:rsidR="00651A20" w:rsidRPr="00651A20">
              <w:rPr>
                <w:rFonts w:ascii="Times New Roman" w:hAnsi="Times New Roman" w:cs="Times New Roman"/>
                <w:noProof/>
                <w:webHidden/>
              </w:rPr>
              <w:tab/>
            </w:r>
            <w:r w:rsidR="00651A20" w:rsidRPr="00651A20">
              <w:rPr>
                <w:rFonts w:ascii="Times New Roman" w:hAnsi="Times New Roman" w:cs="Times New Roman"/>
                <w:noProof/>
                <w:webHidden/>
              </w:rPr>
              <w:fldChar w:fldCharType="begin"/>
            </w:r>
            <w:r w:rsidR="00651A20" w:rsidRPr="00651A20">
              <w:rPr>
                <w:rFonts w:ascii="Times New Roman" w:hAnsi="Times New Roman" w:cs="Times New Roman"/>
                <w:noProof/>
                <w:webHidden/>
              </w:rPr>
              <w:instrText xml:space="preserve"> PAGEREF _Toc508106391 \h </w:instrText>
            </w:r>
            <w:r w:rsidR="00651A20" w:rsidRPr="00651A20">
              <w:rPr>
                <w:rFonts w:ascii="Times New Roman" w:hAnsi="Times New Roman" w:cs="Times New Roman"/>
                <w:noProof/>
                <w:webHidden/>
              </w:rPr>
            </w:r>
            <w:r w:rsidR="00651A20" w:rsidRPr="00651A20">
              <w:rPr>
                <w:rFonts w:ascii="Times New Roman" w:hAnsi="Times New Roman" w:cs="Times New Roman"/>
                <w:noProof/>
                <w:webHidden/>
              </w:rPr>
              <w:fldChar w:fldCharType="separate"/>
            </w:r>
            <w:r w:rsidR="000B602A">
              <w:rPr>
                <w:rFonts w:ascii="Times New Roman" w:hAnsi="Times New Roman" w:cs="Times New Roman"/>
                <w:noProof/>
                <w:webHidden/>
              </w:rPr>
              <w:t>11</w:t>
            </w:r>
            <w:r w:rsidR="00651A20" w:rsidRPr="00651A20">
              <w:rPr>
                <w:rFonts w:ascii="Times New Roman" w:hAnsi="Times New Roman" w:cs="Times New Roman"/>
                <w:noProof/>
                <w:webHidden/>
              </w:rPr>
              <w:fldChar w:fldCharType="end"/>
            </w:r>
          </w:hyperlink>
        </w:p>
        <w:p w14:paraId="54CEFCB7" w14:textId="2DD9B0FE" w:rsidR="00651A20" w:rsidRPr="00651A20" w:rsidRDefault="00706F11">
          <w:pPr>
            <w:pStyle w:val="TOC2"/>
            <w:tabs>
              <w:tab w:val="right" w:leader="dot" w:pos="9016"/>
            </w:tabs>
            <w:rPr>
              <w:rFonts w:ascii="Times New Roman" w:eastAsiaTheme="minorEastAsia" w:hAnsi="Times New Roman" w:cs="Times New Roman"/>
              <w:noProof/>
              <w:lang w:val="en-US"/>
            </w:rPr>
          </w:pPr>
          <w:hyperlink w:anchor="_Toc508106392" w:history="1">
            <w:r w:rsidR="00651A20" w:rsidRPr="00651A20">
              <w:rPr>
                <w:rStyle w:val="Hyperlink"/>
                <w:rFonts w:ascii="Times New Roman" w:hAnsi="Times New Roman" w:cs="Times New Roman"/>
                <w:noProof/>
              </w:rPr>
              <w:t>Phase 4: Test</w:t>
            </w:r>
            <w:r w:rsidR="00651A20" w:rsidRPr="00651A20">
              <w:rPr>
                <w:rFonts w:ascii="Times New Roman" w:hAnsi="Times New Roman" w:cs="Times New Roman"/>
                <w:noProof/>
                <w:webHidden/>
              </w:rPr>
              <w:tab/>
            </w:r>
            <w:r w:rsidR="00651A20" w:rsidRPr="00651A20">
              <w:rPr>
                <w:rFonts w:ascii="Times New Roman" w:hAnsi="Times New Roman" w:cs="Times New Roman"/>
                <w:noProof/>
                <w:webHidden/>
              </w:rPr>
              <w:fldChar w:fldCharType="begin"/>
            </w:r>
            <w:r w:rsidR="00651A20" w:rsidRPr="00651A20">
              <w:rPr>
                <w:rFonts w:ascii="Times New Roman" w:hAnsi="Times New Roman" w:cs="Times New Roman"/>
                <w:noProof/>
                <w:webHidden/>
              </w:rPr>
              <w:instrText xml:space="preserve"> PAGEREF _Toc508106392 \h </w:instrText>
            </w:r>
            <w:r w:rsidR="00651A20" w:rsidRPr="00651A20">
              <w:rPr>
                <w:rFonts w:ascii="Times New Roman" w:hAnsi="Times New Roman" w:cs="Times New Roman"/>
                <w:noProof/>
                <w:webHidden/>
              </w:rPr>
            </w:r>
            <w:r w:rsidR="00651A20" w:rsidRPr="00651A20">
              <w:rPr>
                <w:rFonts w:ascii="Times New Roman" w:hAnsi="Times New Roman" w:cs="Times New Roman"/>
                <w:noProof/>
                <w:webHidden/>
              </w:rPr>
              <w:fldChar w:fldCharType="separate"/>
            </w:r>
            <w:r w:rsidR="000B602A">
              <w:rPr>
                <w:rFonts w:ascii="Times New Roman" w:hAnsi="Times New Roman" w:cs="Times New Roman"/>
                <w:noProof/>
                <w:webHidden/>
              </w:rPr>
              <w:t>12</w:t>
            </w:r>
            <w:r w:rsidR="00651A20" w:rsidRPr="00651A20">
              <w:rPr>
                <w:rFonts w:ascii="Times New Roman" w:hAnsi="Times New Roman" w:cs="Times New Roman"/>
                <w:noProof/>
                <w:webHidden/>
              </w:rPr>
              <w:fldChar w:fldCharType="end"/>
            </w:r>
          </w:hyperlink>
        </w:p>
        <w:p w14:paraId="23C1E4C1" w14:textId="7CA36021" w:rsidR="00651A20" w:rsidRPr="00651A20" w:rsidRDefault="00706F11">
          <w:pPr>
            <w:pStyle w:val="TOC2"/>
            <w:tabs>
              <w:tab w:val="right" w:leader="dot" w:pos="9016"/>
            </w:tabs>
            <w:rPr>
              <w:rFonts w:ascii="Times New Roman" w:eastAsiaTheme="minorEastAsia" w:hAnsi="Times New Roman" w:cs="Times New Roman"/>
              <w:noProof/>
              <w:lang w:val="en-US"/>
            </w:rPr>
          </w:pPr>
          <w:hyperlink w:anchor="_Toc508106393" w:history="1">
            <w:r w:rsidR="00651A20" w:rsidRPr="00651A20">
              <w:rPr>
                <w:rStyle w:val="Hyperlink"/>
                <w:rFonts w:ascii="Times New Roman" w:hAnsi="Times New Roman" w:cs="Times New Roman"/>
                <w:noProof/>
              </w:rPr>
              <w:t>Phase 5: Deploy</w:t>
            </w:r>
            <w:r w:rsidR="00651A20" w:rsidRPr="00651A20">
              <w:rPr>
                <w:rFonts w:ascii="Times New Roman" w:hAnsi="Times New Roman" w:cs="Times New Roman"/>
                <w:noProof/>
                <w:webHidden/>
              </w:rPr>
              <w:tab/>
            </w:r>
            <w:r w:rsidR="00651A20" w:rsidRPr="00651A20">
              <w:rPr>
                <w:rFonts w:ascii="Times New Roman" w:hAnsi="Times New Roman" w:cs="Times New Roman"/>
                <w:noProof/>
                <w:webHidden/>
              </w:rPr>
              <w:fldChar w:fldCharType="begin"/>
            </w:r>
            <w:r w:rsidR="00651A20" w:rsidRPr="00651A20">
              <w:rPr>
                <w:rFonts w:ascii="Times New Roman" w:hAnsi="Times New Roman" w:cs="Times New Roman"/>
                <w:noProof/>
                <w:webHidden/>
              </w:rPr>
              <w:instrText xml:space="preserve"> PAGEREF _Toc508106393 \h </w:instrText>
            </w:r>
            <w:r w:rsidR="00651A20" w:rsidRPr="00651A20">
              <w:rPr>
                <w:rFonts w:ascii="Times New Roman" w:hAnsi="Times New Roman" w:cs="Times New Roman"/>
                <w:noProof/>
                <w:webHidden/>
              </w:rPr>
            </w:r>
            <w:r w:rsidR="00651A20" w:rsidRPr="00651A20">
              <w:rPr>
                <w:rFonts w:ascii="Times New Roman" w:hAnsi="Times New Roman" w:cs="Times New Roman"/>
                <w:noProof/>
                <w:webHidden/>
              </w:rPr>
              <w:fldChar w:fldCharType="separate"/>
            </w:r>
            <w:r w:rsidR="000B602A">
              <w:rPr>
                <w:rFonts w:ascii="Times New Roman" w:hAnsi="Times New Roman" w:cs="Times New Roman"/>
                <w:noProof/>
                <w:webHidden/>
              </w:rPr>
              <w:t>12</w:t>
            </w:r>
            <w:r w:rsidR="00651A20" w:rsidRPr="00651A20">
              <w:rPr>
                <w:rFonts w:ascii="Times New Roman" w:hAnsi="Times New Roman" w:cs="Times New Roman"/>
                <w:noProof/>
                <w:webHidden/>
              </w:rPr>
              <w:fldChar w:fldCharType="end"/>
            </w:r>
          </w:hyperlink>
        </w:p>
        <w:p w14:paraId="607185A5" w14:textId="2769F328" w:rsidR="00651A20" w:rsidRPr="00651A20" w:rsidRDefault="00706F11">
          <w:pPr>
            <w:pStyle w:val="TOC1"/>
            <w:tabs>
              <w:tab w:val="right" w:leader="dot" w:pos="9016"/>
            </w:tabs>
            <w:rPr>
              <w:rFonts w:ascii="Times New Roman" w:eastAsiaTheme="minorEastAsia" w:hAnsi="Times New Roman" w:cs="Times New Roman"/>
              <w:noProof/>
              <w:lang w:val="en-US"/>
            </w:rPr>
          </w:pPr>
          <w:hyperlink w:anchor="_Toc508106394" w:history="1">
            <w:r w:rsidR="00651A20" w:rsidRPr="00651A20">
              <w:rPr>
                <w:rStyle w:val="Hyperlink"/>
                <w:rFonts w:ascii="Times New Roman" w:hAnsi="Times New Roman" w:cs="Times New Roman"/>
                <w:noProof/>
              </w:rPr>
              <w:t>Project Management Approach</w:t>
            </w:r>
            <w:r w:rsidR="00651A20" w:rsidRPr="00651A20">
              <w:rPr>
                <w:rFonts w:ascii="Times New Roman" w:hAnsi="Times New Roman" w:cs="Times New Roman"/>
                <w:noProof/>
                <w:webHidden/>
              </w:rPr>
              <w:tab/>
            </w:r>
            <w:r w:rsidR="00651A20" w:rsidRPr="00651A20">
              <w:rPr>
                <w:rFonts w:ascii="Times New Roman" w:hAnsi="Times New Roman" w:cs="Times New Roman"/>
                <w:noProof/>
                <w:webHidden/>
              </w:rPr>
              <w:fldChar w:fldCharType="begin"/>
            </w:r>
            <w:r w:rsidR="00651A20" w:rsidRPr="00651A20">
              <w:rPr>
                <w:rFonts w:ascii="Times New Roman" w:hAnsi="Times New Roman" w:cs="Times New Roman"/>
                <w:noProof/>
                <w:webHidden/>
              </w:rPr>
              <w:instrText xml:space="preserve"> PAGEREF _Toc508106394 \h </w:instrText>
            </w:r>
            <w:r w:rsidR="00651A20" w:rsidRPr="00651A20">
              <w:rPr>
                <w:rFonts w:ascii="Times New Roman" w:hAnsi="Times New Roman" w:cs="Times New Roman"/>
                <w:noProof/>
                <w:webHidden/>
              </w:rPr>
            </w:r>
            <w:r w:rsidR="00651A20" w:rsidRPr="00651A20">
              <w:rPr>
                <w:rFonts w:ascii="Times New Roman" w:hAnsi="Times New Roman" w:cs="Times New Roman"/>
                <w:noProof/>
                <w:webHidden/>
              </w:rPr>
              <w:fldChar w:fldCharType="separate"/>
            </w:r>
            <w:r w:rsidR="000B602A">
              <w:rPr>
                <w:rFonts w:ascii="Times New Roman" w:hAnsi="Times New Roman" w:cs="Times New Roman"/>
                <w:noProof/>
                <w:webHidden/>
              </w:rPr>
              <w:t>13</w:t>
            </w:r>
            <w:r w:rsidR="00651A20" w:rsidRPr="00651A20">
              <w:rPr>
                <w:rFonts w:ascii="Times New Roman" w:hAnsi="Times New Roman" w:cs="Times New Roman"/>
                <w:noProof/>
                <w:webHidden/>
              </w:rPr>
              <w:fldChar w:fldCharType="end"/>
            </w:r>
          </w:hyperlink>
        </w:p>
        <w:p w14:paraId="7E20FA5B" w14:textId="2C72D184" w:rsidR="00651A20" w:rsidRPr="00651A20" w:rsidRDefault="00706F11">
          <w:pPr>
            <w:pStyle w:val="TOC2"/>
            <w:tabs>
              <w:tab w:val="right" w:leader="dot" w:pos="9016"/>
            </w:tabs>
            <w:rPr>
              <w:rFonts w:ascii="Times New Roman" w:eastAsiaTheme="minorEastAsia" w:hAnsi="Times New Roman" w:cs="Times New Roman"/>
              <w:noProof/>
              <w:lang w:val="en-US"/>
            </w:rPr>
          </w:pPr>
          <w:hyperlink w:anchor="_Toc508106395" w:history="1">
            <w:r w:rsidR="00651A20" w:rsidRPr="00651A20">
              <w:rPr>
                <w:rStyle w:val="Hyperlink"/>
                <w:rFonts w:ascii="Times New Roman" w:hAnsi="Times New Roman" w:cs="Times New Roman"/>
                <w:noProof/>
              </w:rPr>
              <w:t>Roles and Responsibilities</w:t>
            </w:r>
            <w:r w:rsidR="00651A20" w:rsidRPr="00651A20">
              <w:rPr>
                <w:rFonts w:ascii="Times New Roman" w:hAnsi="Times New Roman" w:cs="Times New Roman"/>
                <w:noProof/>
                <w:webHidden/>
              </w:rPr>
              <w:tab/>
            </w:r>
            <w:r w:rsidR="00651A20" w:rsidRPr="00651A20">
              <w:rPr>
                <w:rFonts w:ascii="Times New Roman" w:hAnsi="Times New Roman" w:cs="Times New Roman"/>
                <w:noProof/>
                <w:webHidden/>
              </w:rPr>
              <w:fldChar w:fldCharType="begin"/>
            </w:r>
            <w:r w:rsidR="00651A20" w:rsidRPr="00651A20">
              <w:rPr>
                <w:rFonts w:ascii="Times New Roman" w:hAnsi="Times New Roman" w:cs="Times New Roman"/>
                <w:noProof/>
                <w:webHidden/>
              </w:rPr>
              <w:instrText xml:space="preserve"> PAGEREF _Toc508106395 \h </w:instrText>
            </w:r>
            <w:r w:rsidR="00651A20" w:rsidRPr="00651A20">
              <w:rPr>
                <w:rFonts w:ascii="Times New Roman" w:hAnsi="Times New Roman" w:cs="Times New Roman"/>
                <w:noProof/>
                <w:webHidden/>
              </w:rPr>
            </w:r>
            <w:r w:rsidR="00651A20" w:rsidRPr="00651A20">
              <w:rPr>
                <w:rFonts w:ascii="Times New Roman" w:hAnsi="Times New Roman" w:cs="Times New Roman"/>
                <w:noProof/>
                <w:webHidden/>
              </w:rPr>
              <w:fldChar w:fldCharType="separate"/>
            </w:r>
            <w:r w:rsidR="000B602A">
              <w:rPr>
                <w:rFonts w:ascii="Times New Roman" w:hAnsi="Times New Roman" w:cs="Times New Roman"/>
                <w:noProof/>
                <w:webHidden/>
              </w:rPr>
              <w:t>13</w:t>
            </w:r>
            <w:r w:rsidR="00651A20" w:rsidRPr="00651A20">
              <w:rPr>
                <w:rFonts w:ascii="Times New Roman" w:hAnsi="Times New Roman" w:cs="Times New Roman"/>
                <w:noProof/>
                <w:webHidden/>
              </w:rPr>
              <w:fldChar w:fldCharType="end"/>
            </w:r>
          </w:hyperlink>
        </w:p>
        <w:p w14:paraId="52317915" w14:textId="2A68BB4F" w:rsidR="00651A20" w:rsidRPr="00651A20" w:rsidRDefault="00706F11">
          <w:pPr>
            <w:pStyle w:val="TOC2"/>
            <w:tabs>
              <w:tab w:val="right" w:leader="dot" w:pos="9016"/>
            </w:tabs>
            <w:rPr>
              <w:rFonts w:ascii="Times New Roman" w:eastAsiaTheme="minorEastAsia" w:hAnsi="Times New Roman" w:cs="Times New Roman"/>
              <w:noProof/>
              <w:lang w:val="en-US"/>
            </w:rPr>
          </w:pPr>
          <w:hyperlink w:anchor="_Toc508106396" w:history="1">
            <w:r w:rsidR="00651A20" w:rsidRPr="00651A20">
              <w:rPr>
                <w:rStyle w:val="Hyperlink"/>
                <w:rFonts w:ascii="Times New Roman" w:hAnsi="Times New Roman" w:cs="Times New Roman"/>
                <w:noProof/>
              </w:rPr>
              <w:t>Meeting Schedules</w:t>
            </w:r>
            <w:r w:rsidR="00651A20" w:rsidRPr="00651A20">
              <w:rPr>
                <w:rFonts w:ascii="Times New Roman" w:hAnsi="Times New Roman" w:cs="Times New Roman"/>
                <w:noProof/>
                <w:webHidden/>
              </w:rPr>
              <w:tab/>
            </w:r>
            <w:r w:rsidR="00651A20" w:rsidRPr="00651A20">
              <w:rPr>
                <w:rFonts w:ascii="Times New Roman" w:hAnsi="Times New Roman" w:cs="Times New Roman"/>
                <w:noProof/>
                <w:webHidden/>
              </w:rPr>
              <w:fldChar w:fldCharType="begin"/>
            </w:r>
            <w:r w:rsidR="00651A20" w:rsidRPr="00651A20">
              <w:rPr>
                <w:rFonts w:ascii="Times New Roman" w:hAnsi="Times New Roman" w:cs="Times New Roman"/>
                <w:noProof/>
                <w:webHidden/>
              </w:rPr>
              <w:instrText xml:space="preserve"> PAGEREF _Toc508106396 \h </w:instrText>
            </w:r>
            <w:r w:rsidR="00651A20" w:rsidRPr="00651A20">
              <w:rPr>
                <w:rFonts w:ascii="Times New Roman" w:hAnsi="Times New Roman" w:cs="Times New Roman"/>
                <w:noProof/>
                <w:webHidden/>
              </w:rPr>
            </w:r>
            <w:r w:rsidR="00651A20" w:rsidRPr="00651A20">
              <w:rPr>
                <w:rFonts w:ascii="Times New Roman" w:hAnsi="Times New Roman" w:cs="Times New Roman"/>
                <w:noProof/>
                <w:webHidden/>
              </w:rPr>
              <w:fldChar w:fldCharType="separate"/>
            </w:r>
            <w:r w:rsidR="000B602A">
              <w:rPr>
                <w:rFonts w:ascii="Times New Roman" w:hAnsi="Times New Roman" w:cs="Times New Roman"/>
                <w:noProof/>
                <w:webHidden/>
              </w:rPr>
              <w:t>14</w:t>
            </w:r>
            <w:r w:rsidR="00651A20" w:rsidRPr="00651A20">
              <w:rPr>
                <w:rFonts w:ascii="Times New Roman" w:hAnsi="Times New Roman" w:cs="Times New Roman"/>
                <w:noProof/>
                <w:webHidden/>
              </w:rPr>
              <w:fldChar w:fldCharType="end"/>
            </w:r>
          </w:hyperlink>
        </w:p>
        <w:p w14:paraId="4EFEF691" w14:textId="551FA66F" w:rsidR="00651A20" w:rsidRPr="00651A20" w:rsidRDefault="00706F11">
          <w:pPr>
            <w:pStyle w:val="TOC2"/>
            <w:tabs>
              <w:tab w:val="right" w:leader="dot" w:pos="9016"/>
            </w:tabs>
            <w:rPr>
              <w:rFonts w:ascii="Times New Roman" w:eastAsiaTheme="minorEastAsia" w:hAnsi="Times New Roman" w:cs="Times New Roman"/>
              <w:noProof/>
              <w:lang w:val="en-US"/>
            </w:rPr>
          </w:pPr>
          <w:hyperlink w:anchor="_Toc508106397" w:history="1">
            <w:r w:rsidR="00651A20" w:rsidRPr="00651A20">
              <w:rPr>
                <w:rStyle w:val="Hyperlink"/>
                <w:rFonts w:ascii="Times New Roman" w:hAnsi="Times New Roman" w:cs="Times New Roman"/>
                <w:noProof/>
              </w:rPr>
              <w:t>Methods of Communication</w:t>
            </w:r>
            <w:r w:rsidR="00651A20" w:rsidRPr="00651A20">
              <w:rPr>
                <w:rFonts w:ascii="Times New Roman" w:hAnsi="Times New Roman" w:cs="Times New Roman"/>
                <w:noProof/>
                <w:webHidden/>
              </w:rPr>
              <w:tab/>
            </w:r>
            <w:r w:rsidR="00651A20" w:rsidRPr="00651A20">
              <w:rPr>
                <w:rFonts w:ascii="Times New Roman" w:hAnsi="Times New Roman" w:cs="Times New Roman"/>
                <w:noProof/>
                <w:webHidden/>
              </w:rPr>
              <w:fldChar w:fldCharType="begin"/>
            </w:r>
            <w:r w:rsidR="00651A20" w:rsidRPr="00651A20">
              <w:rPr>
                <w:rFonts w:ascii="Times New Roman" w:hAnsi="Times New Roman" w:cs="Times New Roman"/>
                <w:noProof/>
                <w:webHidden/>
              </w:rPr>
              <w:instrText xml:space="preserve"> PAGEREF _Toc508106397 \h </w:instrText>
            </w:r>
            <w:r w:rsidR="00651A20" w:rsidRPr="00651A20">
              <w:rPr>
                <w:rFonts w:ascii="Times New Roman" w:hAnsi="Times New Roman" w:cs="Times New Roman"/>
                <w:noProof/>
                <w:webHidden/>
              </w:rPr>
            </w:r>
            <w:r w:rsidR="00651A20" w:rsidRPr="00651A20">
              <w:rPr>
                <w:rFonts w:ascii="Times New Roman" w:hAnsi="Times New Roman" w:cs="Times New Roman"/>
                <w:noProof/>
                <w:webHidden/>
              </w:rPr>
              <w:fldChar w:fldCharType="separate"/>
            </w:r>
            <w:r w:rsidR="000B602A">
              <w:rPr>
                <w:rFonts w:ascii="Times New Roman" w:hAnsi="Times New Roman" w:cs="Times New Roman"/>
                <w:noProof/>
                <w:webHidden/>
              </w:rPr>
              <w:t>15</w:t>
            </w:r>
            <w:r w:rsidR="00651A20" w:rsidRPr="00651A20">
              <w:rPr>
                <w:rFonts w:ascii="Times New Roman" w:hAnsi="Times New Roman" w:cs="Times New Roman"/>
                <w:noProof/>
                <w:webHidden/>
              </w:rPr>
              <w:fldChar w:fldCharType="end"/>
            </w:r>
          </w:hyperlink>
        </w:p>
        <w:p w14:paraId="2645EDA5" w14:textId="0F850964" w:rsidR="00651A20" w:rsidRPr="00651A20" w:rsidRDefault="00706F11">
          <w:pPr>
            <w:pStyle w:val="TOC2"/>
            <w:tabs>
              <w:tab w:val="right" w:leader="dot" w:pos="9016"/>
            </w:tabs>
            <w:rPr>
              <w:rFonts w:ascii="Times New Roman" w:eastAsiaTheme="minorEastAsia" w:hAnsi="Times New Roman" w:cs="Times New Roman"/>
              <w:noProof/>
              <w:lang w:val="en-US"/>
            </w:rPr>
          </w:pPr>
          <w:hyperlink w:anchor="_Toc508106398" w:history="1">
            <w:r w:rsidR="00651A20" w:rsidRPr="00651A20">
              <w:rPr>
                <w:rStyle w:val="Hyperlink"/>
                <w:rFonts w:ascii="Times New Roman" w:hAnsi="Times New Roman" w:cs="Times New Roman"/>
                <w:noProof/>
              </w:rPr>
              <w:t>Contact Details</w:t>
            </w:r>
            <w:r w:rsidR="00651A20" w:rsidRPr="00651A20">
              <w:rPr>
                <w:rFonts w:ascii="Times New Roman" w:hAnsi="Times New Roman" w:cs="Times New Roman"/>
                <w:noProof/>
                <w:webHidden/>
              </w:rPr>
              <w:tab/>
            </w:r>
            <w:r w:rsidR="00651A20" w:rsidRPr="00651A20">
              <w:rPr>
                <w:rFonts w:ascii="Times New Roman" w:hAnsi="Times New Roman" w:cs="Times New Roman"/>
                <w:noProof/>
                <w:webHidden/>
              </w:rPr>
              <w:fldChar w:fldCharType="begin"/>
            </w:r>
            <w:r w:rsidR="00651A20" w:rsidRPr="00651A20">
              <w:rPr>
                <w:rFonts w:ascii="Times New Roman" w:hAnsi="Times New Roman" w:cs="Times New Roman"/>
                <w:noProof/>
                <w:webHidden/>
              </w:rPr>
              <w:instrText xml:space="preserve"> PAGEREF _Toc508106398 \h </w:instrText>
            </w:r>
            <w:r w:rsidR="00651A20" w:rsidRPr="00651A20">
              <w:rPr>
                <w:rFonts w:ascii="Times New Roman" w:hAnsi="Times New Roman" w:cs="Times New Roman"/>
                <w:noProof/>
                <w:webHidden/>
              </w:rPr>
            </w:r>
            <w:r w:rsidR="00651A20" w:rsidRPr="00651A20">
              <w:rPr>
                <w:rFonts w:ascii="Times New Roman" w:hAnsi="Times New Roman" w:cs="Times New Roman"/>
                <w:noProof/>
                <w:webHidden/>
              </w:rPr>
              <w:fldChar w:fldCharType="separate"/>
            </w:r>
            <w:r w:rsidR="000B602A">
              <w:rPr>
                <w:rFonts w:ascii="Times New Roman" w:hAnsi="Times New Roman" w:cs="Times New Roman"/>
                <w:noProof/>
                <w:webHidden/>
              </w:rPr>
              <w:t>15</w:t>
            </w:r>
            <w:r w:rsidR="00651A20" w:rsidRPr="00651A20">
              <w:rPr>
                <w:rFonts w:ascii="Times New Roman" w:hAnsi="Times New Roman" w:cs="Times New Roman"/>
                <w:noProof/>
                <w:webHidden/>
              </w:rPr>
              <w:fldChar w:fldCharType="end"/>
            </w:r>
          </w:hyperlink>
        </w:p>
        <w:p w14:paraId="63BAAC07" w14:textId="331E9760" w:rsidR="00651A20" w:rsidRPr="00651A20" w:rsidRDefault="00706F11">
          <w:pPr>
            <w:pStyle w:val="TOC1"/>
            <w:tabs>
              <w:tab w:val="right" w:leader="dot" w:pos="9016"/>
            </w:tabs>
            <w:rPr>
              <w:rFonts w:ascii="Times New Roman" w:eastAsiaTheme="minorEastAsia" w:hAnsi="Times New Roman" w:cs="Times New Roman"/>
              <w:noProof/>
              <w:lang w:val="en-US"/>
            </w:rPr>
          </w:pPr>
          <w:hyperlink w:anchor="_Toc508106399" w:history="1">
            <w:r w:rsidR="00651A20" w:rsidRPr="00651A20">
              <w:rPr>
                <w:rStyle w:val="Hyperlink"/>
                <w:rFonts w:ascii="Times New Roman" w:hAnsi="Times New Roman" w:cs="Times New Roman"/>
                <w:noProof/>
                <w:lang w:val="fr-FR"/>
              </w:rPr>
              <w:t>Assumptions</w:t>
            </w:r>
            <w:r w:rsidR="00651A20" w:rsidRPr="00651A20">
              <w:rPr>
                <w:rFonts w:ascii="Times New Roman" w:hAnsi="Times New Roman" w:cs="Times New Roman"/>
                <w:noProof/>
                <w:webHidden/>
              </w:rPr>
              <w:tab/>
            </w:r>
            <w:r w:rsidR="00651A20" w:rsidRPr="00651A20">
              <w:rPr>
                <w:rFonts w:ascii="Times New Roman" w:hAnsi="Times New Roman" w:cs="Times New Roman"/>
                <w:noProof/>
                <w:webHidden/>
              </w:rPr>
              <w:fldChar w:fldCharType="begin"/>
            </w:r>
            <w:r w:rsidR="00651A20" w:rsidRPr="00651A20">
              <w:rPr>
                <w:rFonts w:ascii="Times New Roman" w:hAnsi="Times New Roman" w:cs="Times New Roman"/>
                <w:noProof/>
                <w:webHidden/>
              </w:rPr>
              <w:instrText xml:space="preserve"> PAGEREF _Toc508106399 \h </w:instrText>
            </w:r>
            <w:r w:rsidR="00651A20" w:rsidRPr="00651A20">
              <w:rPr>
                <w:rFonts w:ascii="Times New Roman" w:hAnsi="Times New Roman" w:cs="Times New Roman"/>
                <w:noProof/>
                <w:webHidden/>
              </w:rPr>
            </w:r>
            <w:r w:rsidR="00651A20" w:rsidRPr="00651A20">
              <w:rPr>
                <w:rFonts w:ascii="Times New Roman" w:hAnsi="Times New Roman" w:cs="Times New Roman"/>
                <w:noProof/>
                <w:webHidden/>
              </w:rPr>
              <w:fldChar w:fldCharType="separate"/>
            </w:r>
            <w:r w:rsidR="000B602A">
              <w:rPr>
                <w:rFonts w:ascii="Times New Roman" w:hAnsi="Times New Roman" w:cs="Times New Roman"/>
                <w:noProof/>
                <w:webHidden/>
              </w:rPr>
              <w:t>15</w:t>
            </w:r>
            <w:r w:rsidR="00651A20" w:rsidRPr="00651A20">
              <w:rPr>
                <w:rFonts w:ascii="Times New Roman" w:hAnsi="Times New Roman" w:cs="Times New Roman"/>
                <w:noProof/>
                <w:webHidden/>
              </w:rPr>
              <w:fldChar w:fldCharType="end"/>
            </w:r>
          </w:hyperlink>
        </w:p>
        <w:p w14:paraId="0B6687A0" w14:textId="29B1C5FF" w:rsidR="00651A20" w:rsidRPr="00651A20" w:rsidRDefault="00706F11">
          <w:pPr>
            <w:pStyle w:val="TOC1"/>
            <w:tabs>
              <w:tab w:val="right" w:leader="dot" w:pos="9016"/>
            </w:tabs>
            <w:rPr>
              <w:rFonts w:ascii="Times New Roman" w:eastAsiaTheme="minorEastAsia" w:hAnsi="Times New Roman" w:cs="Times New Roman"/>
              <w:noProof/>
              <w:lang w:val="en-US"/>
            </w:rPr>
          </w:pPr>
          <w:hyperlink w:anchor="_Toc508106400" w:history="1">
            <w:r w:rsidR="00651A20" w:rsidRPr="00651A20">
              <w:rPr>
                <w:rStyle w:val="Hyperlink"/>
                <w:rFonts w:ascii="Times New Roman" w:hAnsi="Times New Roman" w:cs="Times New Roman"/>
                <w:noProof/>
              </w:rPr>
              <w:t>Appendices</w:t>
            </w:r>
            <w:r w:rsidR="00651A20" w:rsidRPr="00651A20">
              <w:rPr>
                <w:rFonts w:ascii="Times New Roman" w:hAnsi="Times New Roman" w:cs="Times New Roman"/>
                <w:noProof/>
                <w:webHidden/>
              </w:rPr>
              <w:tab/>
            </w:r>
            <w:r w:rsidR="00651A20" w:rsidRPr="00651A20">
              <w:rPr>
                <w:rFonts w:ascii="Times New Roman" w:hAnsi="Times New Roman" w:cs="Times New Roman"/>
                <w:noProof/>
                <w:webHidden/>
              </w:rPr>
              <w:fldChar w:fldCharType="begin"/>
            </w:r>
            <w:r w:rsidR="00651A20" w:rsidRPr="00651A20">
              <w:rPr>
                <w:rFonts w:ascii="Times New Roman" w:hAnsi="Times New Roman" w:cs="Times New Roman"/>
                <w:noProof/>
                <w:webHidden/>
              </w:rPr>
              <w:instrText xml:space="preserve"> PAGEREF _Toc508106400 \h </w:instrText>
            </w:r>
            <w:r w:rsidR="00651A20" w:rsidRPr="00651A20">
              <w:rPr>
                <w:rFonts w:ascii="Times New Roman" w:hAnsi="Times New Roman" w:cs="Times New Roman"/>
                <w:noProof/>
                <w:webHidden/>
              </w:rPr>
            </w:r>
            <w:r w:rsidR="00651A20" w:rsidRPr="00651A20">
              <w:rPr>
                <w:rFonts w:ascii="Times New Roman" w:hAnsi="Times New Roman" w:cs="Times New Roman"/>
                <w:noProof/>
                <w:webHidden/>
              </w:rPr>
              <w:fldChar w:fldCharType="separate"/>
            </w:r>
            <w:r w:rsidR="000B602A">
              <w:rPr>
                <w:rFonts w:ascii="Times New Roman" w:hAnsi="Times New Roman" w:cs="Times New Roman"/>
                <w:noProof/>
                <w:webHidden/>
              </w:rPr>
              <w:t>16</w:t>
            </w:r>
            <w:r w:rsidR="00651A20" w:rsidRPr="00651A20">
              <w:rPr>
                <w:rFonts w:ascii="Times New Roman" w:hAnsi="Times New Roman" w:cs="Times New Roman"/>
                <w:noProof/>
                <w:webHidden/>
              </w:rPr>
              <w:fldChar w:fldCharType="end"/>
            </w:r>
          </w:hyperlink>
        </w:p>
        <w:p w14:paraId="776DBAFF" w14:textId="37E2429C" w:rsidR="00651A20" w:rsidRPr="00651A20" w:rsidRDefault="00706F11">
          <w:pPr>
            <w:pStyle w:val="TOC2"/>
            <w:tabs>
              <w:tab w:val="right" w:leader="dot" w:pos="9016"/>
            </w:tabs>
            <w:rPr>
              <w:rFonts w:ascii="Times New Roman" w:eastAsiaTheme="minorEastAsia" w:hAnsi="Times New Roman" w:cs="Times New Roman"/>
              <w:noProof/>
              <w:lang w:val="en-US"/>
            </w:rPr>
          </w:pPr>
          <w:hyperlink w:anchor="_Toc508106401" w:history="1">
            <w:r w:rsidR="00651A20" w:rsidRPr="00651A20">
              <w:rPr>
                <w:rStyle w:val="Hyperlink"/>
                <w:rFonts w:ascii="Times New Roman" w:hAnsi="Times New Roman" w:cs="Times New Roman"/>
                <w:noProof/>
              </w:rPr>
              <w:t>Appendix A: LARP Definition - Wikipedia</w:t>
            </w:r>
            <w:r w:rsidR="00651A20" w:rsidRPr="00651A20">
              <w:rPr>
                <w:rFonts w:ascii="Times New Roman" w:hAnsi="Times New Roman" w:cs="Times New Roman"/>
                <w:noProof/>
                <w:webHidden/>
              </w:rPr>
              <w:tab/>
            </w:r>
            <w:r w:rsidR="00651A20" w:rsidRPr="00651A20">
              <w:rPr>
                <w:rFonts w:ascii="Times New Roman" w:hAnsi="Times New Roman" w:cs="Times New Roman"/>
                <w:noProof/>
                <w:webHidden/>
              </w:rPr>
              <w:fldChar w:fldCharType="begin"/>
            </w:r>
            <w:r w:rsidR="00651A20" w:rsidRPr="00651A20">
              <w:rPr>
                <w:rFonts w:ascii="Times New Roman" w:hAnsi="Times New Roman" w:cs="Times New Roman"/>
                <w:noProof/>
                <w:webHidden/>
              </w:rPr>
              <w:instrText xml:space="preserve"> PAGEREF _Toc508106401 \h </w:instrText>
            </w:r>
            <w:r w:rsidR="00651A20" w:rsidRPr="00651A20">
              <w:rPr>
                <w:rFonts w:ascii="Times New Roman" w:hAnsi="Times New Roman" w:cs="Times New Roman"/>
                <w:noProof/>
                <w:webHidden/>
              </w:rPr>
            </w:r>
            <w:r w:rsidR="00651A20" w:rsidRPr="00651A20">
              <w:rPr>
                <w:rFonts w:ascii="Times New Roman" w:hAnsi="Times New Roman" w:cs="Times New Roman"/>
                <w:noProof/>
                <w:webHidden/>
              </w:rPr>
              <w:fldChar w:fldCharType="separate"/>
            </w:r>
            <w:r w:rsidR="000B602A">
              <w:rPr>
                <w:rFonts w:ascii="Times New Roman" w:hAnsi="Times New Roman" w:cs="Times New Roman"/>
                <w:noProof/>
                <w:webHidden/>
              </w:rPr>
              <w:t>16</w:t>
            </w:r>
            <w:r w:rsidR="00651A20" w:rsidRPr="00651A20">
              <w:rPr>
                <w:rFonts w:ascii="Times New Roman" w:hAnsi="Times New Roman" w:cs="Times New Roman"/>
                <w:noProof/>
                <w:webHidden/>
              </w:rPr>
              <w:fldChar w:fldCharType="end"/>
            </w:r>
          </w:hyperlink>
        </w:p>
        <w:p w14:paraId="47ABB97B" w14:textId="5B6F02D6" w:rsidR="00651A20" w:rsidRPr="00651A20" w:rsidRDefault="00706F11">
          <w:pPr>
            <w:pStyle w:val="TOC2"/>
            <w:tabs>
              <w:tab w:val="right" w:leader="dot" w:pos="9016"/>
            </w:tabs>
            <w:rPr>
              <w:rFonts w:ascii="Times New Roman" w:eastAsiaTheme="minorEastAsia" w:hAnsi="Times New Roman" w:cs="Times New Roman"/>
              <w:noProof/>
              <w:lang w:val="en-US"/>
            </w:rPr>
          </w:pPr>
          <w:hyperlink w:anchor="_Toc508106402" w:history="1">
            <w:r w:rsidR="00651A20" w:rsidRPr="00651A20">
              <w:rPr>
                <w:rStyle w:val="Hyperlink"/>
                <w:rFonts w:ascii="Times New Roman" w:hAnsi="Times New Roman" w:cs="Times New Roman"/>
                <w:noProof/>
              </w:rPr>
              <w:t>Appendix B: Map of Camping Area</w:t>
            </w:r>
            <w:r w:rsidR="00651A20" w:rsidRPr="00651A20">
              <w:rPr>
                <w:rFonts w:ascii="Times New Roman" w:hAnsi="Times New Roman" w:cs="Times New Roman"/>
                <w:noProof/>
                <w:webHidden/>
              </w:rPr>
              <w:tab/>
            </w:r>
            <w:r w:rsidR="00651A20" w:rsidRPr="00651A20">
              <w:rPr>
                <w:rFonts w:ascii="Times New Roman" w:hAnsi="Times New Roman" w:cs="Times New Roman"/>
                <w:noProof/>
                <w:webHidden/>
              </w:rPr>
              <w:fldChar w:fldCharType="begin"/>
            </w:r>
            <w:r w:rsidR="00651A20" w:rsidRPr="00651A20">
              <w:rPr>
                <w:rFonts w:ascii="Times New Roman" w:hAnsi="Times New Roman" w:cs="Times New Roman"/>
                <w:noProof/>
                <w:webHidden/>
              </w:rPr>
              <w:instrText xml:space="preserve"> PAGEREF _Toc508106402 \h </w:instrText>
            </w:r>
            <w:r w:rsidR="00651A20" w:rsidRPr="00651A20">
              <w:rPr>
                <w:rFonts w:ascii="Times New Roman" w:hAnsi="Times New Roman" w:cs="Times New Roman"/>
                <w:noProof/>
                <w:webHidden/>
              </w:rPr>
            </w:r>
            <w:r w:rsidR="00651A20" w:rsidRPr="00651A20">
              <w:rPr>
                <w:rFonts w:ascii="Times New Roman" w:hAnsi="Times New Roman" w:cs="Times New Roman"/>
                <w:noProof/>
                <w:webHidden/>
              </w:rPr>
              <w:fldChar w:fldCharType="separate"/>
            </w:r>
            <w:r w:rsidR="000B602A">
              <w:rPr>
                <w:rFonts w:ascii="Times New Roman" w:hAnsi="Times New Roman" w:cs="Times New Roman"/>
                <w:noProof/>
                <w:webHidden/>
              </w:rPr>
              <w:t>16</w:t>
            </w:r>
            <w:r w:rsidR="00651A20" w:rsidRPr="00651A20">
              <w:rPr>
                <w:rFonts w:ascii="Times New Roman" w:hAnsi="Times New Roman" w:cs="Times New Roman"/>
                <w:noProof/>
                <w:webHidden/>
              </w:rPr>
              <w:fldChar w:fldCharType="end"/>
            </w:r>
          </w:hyperlink>
        </w:p>
        <w:p w14:paraId="21F76C71" w14:textId="6F21542B" w:rsidR="00651A20" w:rsidRPr="00651A20" w:rsidRDefault="00706F11">
          <w:pPr>
            <w:pStyle w:val="TOC2"/>
            <w:tabs>
              <w:tab w:val="right" w:leader="dot" w:pos="9016"/>
            </w:tabs>
            <w:rPr>
              <w:rFonts w:ascii="Times New Roman" w:eastAsiaTheme="minorEastAsia" w:hAnsi="Times New Roman" w:cs="Times New Roman"/>
              <w:noProof/>
              <w:lang w:val="en-US"/>
            </w:rPr>
          </w:pPr>
          <w:hyperlink w:anchor="_Toc508106403" w:history="1">
            <w:r w:rsidR="00651A20" w:rsidRPr="00651A20">
              <w:rPr>
                <w:rStyle w:val="Hyperlink"/>
                <w:rFonts w:ascii="Times New Roman" w:hAnsi="Times New Roman" w:cs="Times New Roman"/>
                <w:noProof/>
              </w:rPr>
              <w:t>Appendix C: ATM Log</w:t>
            </w:r>
            <w:r w:rsidR="00651A20" w:rsidRPr="00651A20">
              <w:rPr>
                <w:rFonts w:ascii="Times New Roman" w:hAnsi="Times New Roman" w:cs="Times New Roman"/>
                <w:noProof/>
                <w:webHidden/>
              </w:rPr>
              <w:tab/>
            </w:r>
            <w:r w:rsidR="00651A20" w:rsidRPr="00651A20">
              <w:rPr>
                <w:rFonts w:ascii="Times New Roman" w:hAnsi="Times New Roman" w:cs="Times New Roman"/>
                <w:noProof/>
                <w:webHidden/>
              </w:rPr>
              <w:fldChar w:fldCharType="begin"/>
            </w:r>
            <w:r w:rsidR="00651A20" w:rsidRPr="00651A20">
              <w:rPr>
                <w:rFonts w:ascii="Times New Roman" w:hAnsi="Times New Roman" w:cs="Times New Roman"/>
                <w:noProof/>
                <w:webHidden/>
              </w:rPr>
              <w:instrText xml:space="preserve"> PAGEREF _Toc508106403 \h </w:instrText>
            </w:r>
            <w:r w:rsidR="00651A20" w:rsidRPr="00651A20">
              <w:rPr>
                <w:rFonts w:ascii="Times New Roman" w:hAnsi="Times New Roman" w:cs="Times New Roman"/>
                <w:noProof/>
                <w:webHidden/>
              </w:rPr>
            </w:r>
            <w:r w:rsidR="00651A20" w:rsidRPr="00651A20">
              <w:rPr>
                <w:rFonts w:ascii="Times New Roman" w:hAnsi="Times New Roman" w:cs="Times New Roman"/>
                <w:noProof/>
                <w:webHidden/>
              </w:rPr>
              <w:fldChar w:fldCharType="separate"/>
            </w:r>
            <w:r w:rsidR="000B602A">
              <w:rPr>
                <w:rFonts w:ascii="Times New Roman" w:hAnsi="Times New Roman" w:cs="Times New Roman"/>
                <w:noProof/>
                <w:webHidden/>
              </w:rPr>
              <w:t>17</w:t>
            </w:r>
            <w:r w:rsidR="00651A20" w:rsidRPr="00651A20">
              <w:rPr>
                <w:rFonts w:ascii="Times New Roman" w:hAnsi="Times New Roman" w:cs="Times New Roman"/>
                <w:noProof/>
                <w:webHidden/>
              </w:rPr>
              <w:fldChar w:fldCharType="end"/>
            </w:r>
          </w:hyperlink>
        </w:p>
        <w:p w14:paraId="6CBF995F" w14:textId="2C643F73" w:rsidR="00EF4602" w:rsidRPr="006C2A02" w:rsidRDefault="00EF4602" w:rsidP="00EF4602">
          <w:pPr>
            <w:rPr>
              <w:bCs/>
              <w:noProof/>
            </w:rPr>
          </w:pPr>
          <w:r w:rsidRPr="00651A20">
            <w:rPr>
              <w:b/>
              <w:bCs/>
              <w:noProof/>
            </w:rPr>
            <w:fldChar w:fldCharType="end"/>
          </w:r>
        </w:p>
      </w:sdtContent>
    </w:sdt>
    <w:p w14:paraId="79A1D269" w14:textId="77777777" w:rsidR="003C1C47" w:rsidRPr="006C2A02" w:rsidRDefault="003C1C47">
      <w:pPr>
        <w:rPr>
          <w:rFonts w:eastAsiaTheme="majorEastAsia"/>
          <w:color w:val="2F5496" w:themeColor="accent1" w:themeShade="BF"/>
          <w:sz w:val="32"/>
          <w:szCs w:val="32"/>
        </w:rPr>
      </w:pPr>
      <w:r w:rsidRPr="006C2A02">
        <w:br w:type="page"/>
      </w:r>
    </w:p>
    <w:p w14:paraId="5C246AD8" w14:textId="366EF872" w:rsidR="00397F45" w:rsidRDefault="00397F45" w:rsidP="00397F45">
      <w:pPr>
        <w:pStyle w:val="Heading1"/>
      </w:pPr>
      <w:bookmarkStart w:id="3" w:name="_Toc508106360"/>
      <w:bookmarkStart w:id="4" w:name="_Toc507493916"/>
      <w:r>
        <w:lastRenderedPageBreak/>
        <w:t>Introduction</w:t>
      </w:r>
      <w:bookmarkEnd w:id="3"/>
    </w:p>
    <w:p w14:paraId="2AE3ECC0" w14:textId="7A53964E" w:rsidR="00695678" w:rsidRDefault="00695678" w:rsidP="00695678">
      <w:r w:rsidRPr="006C2A02">
        <w:t xml:space="preserve">The </w:t>
      </w:r>
      <w:r>
        <w:t>purpose</w:t>
      </w:r>
      <w:r w:rsidRPr="006C2A02">
        <w:t xml:space="preserve"> of this project is to develop </w:t>
      </w:r>
      <w:del w:id="5" w:author="Gerald Hilderink" w:date="2018-03-20T09:25:00Z">
        <w:r w:rsidRPr="006C2A02" w:rsidDel="002A7416">
          <w:delText xml:space="preserve">the requested </w:delText>
        </w:r>
      </w:del>
      <w:ins w:id="6" w:author="Gerald Hilderink" w:date="2018-03-20T09:25:00Z">
        <w:r w:rsidR="002A7416">
          <w:t xml:space="preserve"> </w:t>
        </w:r>
        <w:proofErr w:type="spellStart"/>
        <w:r w:rsidR="002A7416">
          <w:t>a</w:t>
        </w:r>
      </w:ins>
      <w:r w:rsidRPr="006C2A02">
        <w:t>software</w:t>
      </w:r>
      <w:proofErr w:type="spellEnd"/>
      <w:r w:rsidRPr="006C2A02">
        <w:t xml:space="preserve"> solution</w:t>
      </w:r>
      <w:r w:rsidR="00D016A6">
        <w:t xml:space="preserve"> for </w:t>
      </w:r>
      <w:ins w:id="7" w:author="Gerald Hilderink" w:date="2018-03-20T09:25:00Z">
        <w:r w:rsidR="002A7416">
          <w:t xml:space="preserve">a client organizing events. </w:t>
        </w:r>
      </w:ins>
      <w:del w:id="8" w:author="Gerald Hilderink" w:date="2018-03-20T09:25:00Z">
        <w:r w:rsidR="00D016A6" w:rsidDel="002A7416">
          <w:delText>an event</w:delText>
        </w:r>
        <w:r w:rsidDel="002A7416">
          <w:delText>,</w:delText>
        </w:r>
      </w:del>
      <w:ins w:id="9" w:author="Gerald Hilderink" w:date="2018-03-20T09:26:00Z">
        <w:r w:rsidR="002A7416">
          <w:t xml:space="preserve"> The solution ….</w:t>
        </w:r>
      </w:ins>
      <w:r>
        <w:t xml:space="preserve"> </w:t>
      </w:r>
      <w:commentRangeStart w:id="10"/>
      <w:r>
        <w:t xml:space="preserve">making </w:t>
      </w:r>
      <w:commentRangeEnd w:id="10"/>
      <w:r w:rsidR="002A7416">
        <w:rPr>
          <w:rStyle w:val="CommentReference"/>
        </w:rPr>
        <w:commentReference w:id="10"/>
      </w:r>
      <w:r>
        <w:t>it user friendly and easy to access records, transactions, users information, and overall data about the event.</w:t>
      </w:r>
      <w:r w:rsidR="00D016A6">
        <w:t xml:space="preserve"> The </w:t>
      </w:r>
      <w:r w:rsidR="007B5AFA">
        <w:t xml:space="preserve">intended audience of the </w:t>
      </w:r>
      <w:r w:rsidR="004B45BA">
        <w:t>‘</w:t>
      </w:r>
      <w:commentRangeStart w:id="11"/>
      <w:r w:rsidR="004B45BA">
        <w:t xml:space="preserve">LARP </w:t>
      </w:r>
      <w:commentRangeEnd w:id="11"/>
      <w:r w:rsidR="002A7416">
        <w:rPr>
          <w:rStyle w:val="CommentReference"/>
        </w:rPr>
        <w:commentReference w:id="11"/>
      </w:r>
      <w:r w:rsidR="00F842C3">
        <w:t xml:space="preserve">Event </w:t>
      </w:r>
      <w:r w:rsidR="004B45BA">
        <w:t>Software Solution’ projec</w:t>
      </w:r>
      <w:r w:rsidR="00F842C3">
        <w:t xml:space="preserve">t plan </w:t>
      </w:r>
      <w:r w:rsidR="00473699">
        <w:t>includes</w:t>
      </w:r>
      <w:r w:rsidR="00F842C3">
        <w:t xml:space="preserve"> the </w:t>
      </w:r>
      <w:r w:rsidR="00E43507">
        <w:t xml:space="preserve">client, the project sponsor, </w:t>
      </w:r>
      <w:r w:rsidR="00473699">
        <w:t xml:space="preserve">the project </w:t>
      </w:r>
      <w:r w:rsidR="00E43507">
        <w:t>mentor, and the project team.</w:t>
      </w:r>
    </w:p>
    <w:p w14:paraId="30DBCEA7" w14:textId="2D32291C" w:rsidR="004B6DE1" w:rsidRPr="006C2A02" w:rsidRDefault="004B6DE1" w:rsidP="004B6DE1">
      <w:pPr>
        <w:pStyle w:val="Heading2"/>
      </w:pPr>
      <w:bookmarkStart w:id="12" w:name="_Toc508106361"/>
      <w:r w:rsidRPr="006C2A02">
        <w:t>The Client</w:t>
      </w:r>
      <w:bookmarkEnd w:id="12"/>
    </w:p>
    <w:p w14:paraId="7B9397C8" w14:textId="587B3932" w:rsidR="004B6DE1" w:rsidRPr="006C2A02" w:rsidRDefault="004B6DE1" w:rsidP="004B6DE1">
      <w:r w:rsidRPr="006C2A02">
        <w:t>Events International, a commercial company</w:t>
      </w:r>
      <w:r w:rsidR="00A078B4">
        <w:t xml:space="preserve">, </w:t>
      </w:r>
      <w:r w:rsidRPr="006C2A02">
        <w:t xml:space="preserve">is organizing </w:t>
      </w:r>
      <w:commentRangeStart w:id="13"/>
      <w:r w:rsidRPr="006C2A02">
        <w:t xml:space="preserve">an event </w:t>
      </w:r>
      <w:commentRangeEnd w:id="13"/>
      <w:r w:rsidR="002A7416">
        <w:rPr>
          <w:rStyle w:val="CommentReference"/>
        </w:rPr>
        <w:commentReference w:id="13"/>
      </w:r>
      <w:r w:rsidRPr="006C2A02">
        <w:t>to make profit. Their representative for this project is André A. Postma. They requested the assistance of</w:t>
      </w:r>
      <w:r>
        <w:t xml:space="preserve"> Eloniah Software Solution </w:t>
      </w:r>
      <w:r w:rsidRPr="006C2A02">
        <w:t xml:space="preserve">to </w:t>
      </w:r>
      <w:del w:id="14" w:author="Gerald Hilderink" w:date="2018-03-20T09:32:00Z">
        <w:r w:rsidRPr="006C2A02" w:rsidDel="00AE245C">
          <w:delText>handle the software aspect</w:delText>
        </w:r>
      </w:del>
      <w:ins w:id="15" w:author="Gerald Hilderink" w:date="2018-03-20T09:32:00Z">
        <w:r w:rsidR="00AE245C">
          <w:t>develop a software system</w:t>
        </w:r>
      </w:ins>
      <w:r w:rsidRPr="006C2A02">
        <w:t xml:space="preserve"> </w:t>
      </w:r>
      <w:ins w:id="16" w:author="Gerald Hilderink" w:date="2018-03-20T09:32:00Z">
        <w:r w:rsidR="00AE245C">
          <w:t xml:space="preserve">for </w:t>
        </w:r>
      </w:ins>
      <w:del w:id="17" w:author="Gerald Hilderink" w:date="2018-03-20T09:32:00Z">
        <w:r w:rsidRPr="006C2A02" w:rsidDel="00AE245C">
          <w:delText>of</w:delText>
        </w:r>
      </w:del>
      <w:r w:rsidRPr="006C2A02">
        <w:t xml:space="preserve"> the event</w:t>
      </w:r>
      <w:ins w:id="18" w:author="Gerald Hilderink" w:date="2018-03-20T09:32:00Z">
        <w:r w:rsidR="00AE245C">
          <w:t xml:space="preserve"> that </w:t>
        </w:r>
        <w:commentRangeStart w:id="19"/>
        <w:r w:rsidR="00AE245C">
          <w:t>makes</w:t>
        </w:r>
        <w:commentRangeEnd w:id="19"/>
        <w:r w:rsidR="00AE245C">
          <w:rPr>
            <w:rStyle w:val="CommentReference"/>
          </w:rPr>
          <w:commentReference w:id="19"/>
        </w:r>
        <w:r w:rsidR="00AE245C">
          <w:t xml:space="preserve"> ….</w:t>
        </w:r>
      </w:ins>
      <w:r w:rsidRPr="006C2A02">
        <w:t>.</w:t>
      </w:r>
    </w:p>
    <w:p w14:paraId="6832DFEB" w14:textId="77777777" w:rsidR="004B6DE1" w:rsidRPr="006C2A02" w:rsidRDefault="004B6DE1" w:rsidP="004B6DE1">
      <w:pPr>
        <w:pStyle w:val="Heading2"/>
      </w:pPr>
      <w:bookmarkStart w:id="20" w:name="_Toc507493917"/>
      <w:bookmarkStart w:id="21" w:name="_Toc508106362"/>
      <w:r w:rsidRPr="006C2A02">
        <w:t>The Team</w:t>
      </w:r>
      <w:bookmarkEnd w:id="20"/>
      <w:bookmarkEnd w:id="21"/>
    </w:p>
    <w:p w14:paraId="02C53BC7" w14:textId="7AC65241" w:rsidR="004B6DE1" w:rsidRDefault="004B6DE1" w:rsidP="004B6DE1">
      <w:r w:rsidRPr="006C2A02">
        <w:t>The project leader of the group is Ms. Talia Santos. Her team consists of: Chanelle Hart, Dholon Akter, and Thanh Hoàng. They have enough experience to make a software solution for Event International.</w:t>
      </w:r>
    </w:p>
    <w:p w14:paraId="09BA6963" w14:textId="4E73BFD3" w:rsidR="007C34FF" w:rsidRPr="00734CC1" w:rsidRDefault="007C34FF" w:rsidP="004B6DE1">
      <w:pPr>
        <w:rPr>
          <w:lang w:val="fr-FR"/>
        </w:rPr>
      </w:pPr>
      <w:r w:rsidRPr="00734CC1">
        <w:rPr>
          <w:lang w:val="fr-FR"/>
        </w:rPr>
        <w:t xml:space="preserve">(Contact information on </w:t>
      </w:r>
      <w:hyperlink w:anchor="_Contact_Details" w:history="1">
        <w:r w:rsidRPr="00980617">
          <w:rPr>
            <w:rStyle w:val="Hyperlink"/>
            <w:lang w:val="fr-FR"/>
          </w:rPr>
          <w:t>page 14</w:t>
        </w:r>
      </w:hyperlink>
      <w:r w:rsidRPr="00734CC1">
        <w:rPr>
          <w:lang w:val="fr-FR"/>
        </w:rPr>
        <w:t>)</w:t>
      </w:r>
    </w:p>
    <w:p w14:paraId="3795E776" w14:textId="3E9FEB7D" w:rsidR="00F6475F" w:rsidRPr="008A7BD9" w:rsidRDefault="003D62ED" w:rsidP="005A65E0">
      <w:pPr>
        <w:pStyle w:val="Heading2"/>
        <w:rPr>
          <w:lang w:val="fr-FR"/>
        </w:rPr>
      </w:pPr>
      <w:bookmarkStart w:id="22" w:name="_Toc508106363"/>
      <w:r w:rsidRPr="008A7BD9">
        <w:rPr>
          <w:lang w:val="fr-FR"/>
        </w:rPr>
        <w:t>Event</w:t>
      </w:r>
      <w:r w:rsidR="00734CC1" w:rsidRPr="008A7BD9">
        <w:rPr>
          <w:lang w:val="fr-FR"/>
        </w:rPr>
        <w:t xml:space="preserve"> Description</w:t>
      </w:r>
      <w:bookmarkEnd w:id="22"/>
    </w:p>
    <w:p w14:paraId="6C08F485" w14:textId="350FDD7E" w:rsidR="001C1EFC" w:rsidRDefault="00522184" w:rsidP="00522184">
      <w:del w:id="23" w:author="Gerald Hilderink" w:date="2018-03-20T09:33:00Z">
        <w:r w:rsidRPr="006C2A02" w:rsidDel="00AE245C">
          <w:delText>The event</w:delText>
        </w:r>
      </w:del>
      <w:ins w:id="24" w:author="Gerald Hilderink" w:date="2018-03-20T09:33:00Z">
        <w:r w:rsidR="00AE245C">
          <w:t xml:space="preserve">One of the </w:t>
        </w:r>
      </w:ins>
      <w:ins w:id="25" w:author="Gerald Hilderink" w:date="2018-03-20T09:34:00Z">
        <w:r w:rsidR="00AE245C">
          <w:t xml:space="preserve">larger </w:t>
        </w:r>
      </w:ins>
      <w:ins w:id="26" w:author="Gerald Hilderink" w:date="2018-03-20T09:33:00Z">
        <w:r w:rsidR="00AE245C">
          <w:t>events Event Inter</w:t>
        </w:r>
      </w:ins>
      <w:ins w:id="27" w:author="Gerald Hilderink" w:date="2018-03-20T09:34:00Z">
        <w:r w:rsidR="00AE245C">
          <w:t>n</w:t>
        </w:r>
      </w:ins>
      <w:ins w:id="28" w:author="Gerald Hilderink" w:date="2018-03-20T09:33:00Z">
        <w:r w:rsidR="00AE245C">
          <w:t>ational organiz</w:t>
        </w:r>
      </w:ins>
      <w:ins w:id="29" w:author="Gerald Hilderink" w:date="2018-03-20T09:34:00Z">
        <w:r w:rsidR="00AE245C">
          <w:t>es</w:t>
        </w:r>
      </w:ins>
      <w:r w:rsidRPr="006C2A02">
        <w:t xml:space="preserve"> will be a </w:t>
      </w:r>
      <w:r w:rsidR="006F10E1">
        <w:t xml:space="preserve">medieval </w:t>
      </w:r>
      <w:r w:rsidRPr="006C2A02">
        <w:t>LARP event (</w:t>
      </w:r>
      <w:hyperlink w:anchor="_Appendix_A:_LARP" w:history="1">
        <w:r w:rsidRPr="00980617">
          <w:rPr>
            <w:rStyle w:val="Hyperlink"/>
          </w:rPr>
          <w:t xml:space="preserve">Appendix </w:t>
        </w:r>
        <w:r w:rsidR="008C1B2D" w:rsidRPr="00980617">
          <w:rPr>
            <w:rStyle w:val="Hyperlink"/>
          </w:rPr>
          <w:t>A</w:t>
        </w:r>
      </w:hyperlink>
      <w:r w:rsidRPr="006C2A02">
        <w:t>).</w:t>
      </w:r>
      <w:r w:rsidR="00036DEF">
        <w:t xml:space="preserve"> The event will t</w:t>
      </w:r>
      <w:r w:rsidR="001A7A8E">
        <w:t xml:space="preserve">ake place during the weekend, and  spans for 3 days. </w:t>
      </w:r>
      <w:commentRangeStart w:id="30"/>
      <w:r w:rsidR="001A7A8E">
        <w:t xml:space="preserve">The event </w:t>
      </w:r>
      <w:r w:rsidR="00E612F3">
        <w:t xml:space="preserve">will be opened </w:t>
      </w:r>
      <w:r w:rsidR="001A7A8E">
        <w:t xml:space="preserve">on Friday, </w:t>
      </w:r>
      <w:r w:rsidR="00191D84">
        <w:t>06-0</w:t>
      </w:r>
      <w:r w:rsidR="00394666">
        <w:t>7-</w:t>
      </w:r>
      <w:r w:rsidR="001A7A8E">
        <w:t>2018, in the</w:t>
      </w:r>
      <w:r w:rsidR="00E612F3">
        <w:t xml:space="preserve"> afternoon</w:t>
      </w:r>
      <w:r w:rsidR="00B06A96">
        <w:t xml:space="preserve"> at 1PM</w:t>
      </w:r>
      <w:r w:rsidR="001A7A8E">
        <w:t>,</w:t>
      </w:r>
      <w:r w:rsidR="00E612F3">
        <w:t xml:space="preserve"> and the closing ceremony will be </w:t>
      </w:r>
      <w:r w:rsidR="001A7A8E">
        <w:t xml:space="preserve">held </w:t>
      </w:r>
      <w:r w:rsidR="00E612F3">
        <w:t>on Sunday</w:t>
      </w:r>
      <w:r w:rsidR="001A7A8E">
        <w:t xml:space="preserve">, </w:t>
      </w:r>
      <w:r w:rsidR="00394666">
        <w:t>8-07-</w:t>
      </w:r>
      <w:r w:rsidR="001A7A8E">
        <w:t>2018</w:t>
      </w:r>
      <w:r w:rsidR="00B06A96">
        <w:t xml:space="preserve"> at 6 PM</w:t>
      </w:r>
      <w:r w:rsidR="00E612F3">
        <w:t>.</w:t>
      </w:r>
      <w:r w:rsidR="00C5187B">
        <w:t xml:space="preserve"> Visitors must leave by </w:t>
      </w:r>
      <w:r w:rsidR="000F6358">
        <w:t>11 PM.</w:t>
      </w:r>
      <w:r w:rsidR="00B06A96">
        <w:t xml:space="preserve"> </w:t>
      </w:r>
      <w:commentRangeEnd w:id="30"/>
      <w:r w:rsidR="00AE245C">
        <w:rPr>
          <w:rStyle w:val="CommentReference"/>
        </w:rPr>
        <w:commentReference w:id="30"/>
      </w:r>
    </w:p>
    <w:p w14:paraId="77E403BF" w14:textId="1A4BFA6C" w:rsidR="00522184" w:rsidRDefault="001C1EFC" w:rsidP="00522184">
      <w:r>
        <w:t xml:space="preserve">The visitor </w:t>
      </w:r>
      <w:r w:rsidR="003F2C2D">
        <w:t>may buy a ticket on the website</w:t>
      </w:r>
      <w:ins w:id="31" w:author="Gerald Hilderink" w:date="2018-03-20T09:37:00Z">
        <w:r w:rsidR="00AE245C">
          <w:t xml:space="preserve"> or at the entrance. The visitor </w:t>
        </w:r>
      </w:ins>
      <w:del w:id="32" w:author="Gerald Hilderink" w:date="2018-03-20T09:38:00Z">
        <w:r w:rsidR="003F2C2D" w:rsidDel="00AE245C">
          <w:delText>, of which they will</w:delText>
        </w:r>
      </w:del>
      <w:r w:rsidR="003F2C2D">
        <w:t xml:space="preserve"> receive</w:t>
      </w:r>
      <w:ins w:id="33" w:author="Gerald Hilderink" w:date="2018-03-20T09:38:00Z">
        <w:r w:rsidR="00AE245C">
          <w:t>s</w:t>
        </w:r>
      </w:ins>
      <w:r w:rsidR="003F2C2D">
        <w:t xml:space="preserve"> a unique identity number and a temporary account for the event. </w:t>
      </w:r>
      <w:r w:rsidR="000C1071">
        <w:t xml:space="preserve">The </w:t>
      </w:r>
      <w:del w:id="34" w:author="Gerald Hilderink" w:date="2018-03-20T09:39:00Z">
        <w:r w:rsidR="000C1071" w:rsidDel="00AE245C">
          <w:delText xml:space="preserve">entrance </w:delText>
        </w:r>
      </w:del>
      <w:ins w:id="35" w:author="Gerald Hilderink" w:date="2018-03-20T09:39:00Z">
        <w:r w:rsidR="00AE245C">
          <w:t xml:space="preserve">online </w:t>
        </w:r>
      </w:ins>
      <w:r w:rsidR="000C1071">
        <w:t xml:space="preserve">price for the event is </w:t>
      </w:r>
      <w:r w:rsidR="000C1071" w:rsidRPr="000C1071">
        <w:t>€ 55,-</w:t>
      </w:r>
      <w:del w:id="36" w:author="Gerald Hilderink" w:date="2018-03-20T09:39:00Z">
        <w:r w:rsidR="003F2C2D" w:rsidDel="00AE245C">
          <w:delText>;</w:delText>
        </w:r>
      </w:del>
      <w:ins w:id="37" w:author="Gerald Hilderink" w:date="2018-03-20T09:39:00Z">
        <w:r w:rsidR="00AE245C">
          <w:t xml:space="preserve"> and at the entrance is</w:t>
        </w:r>
      </w:ins>
      <w:r w:rsidR="003F2C2D">
        <w:t xml:space="preserve"> € 6</w:t>
      </w:r>
      <w:r w:rsidR="00AC0587">
        <w:t>5</w:t>
      </w:r>
      <w:r w:rsidR="003F2C2D">
        <w:t>,-</w:t>
      </w:r>
      <w:del w:id="38" w:author="Gerald Hilderink" w:date="2018-03-20T09:39:00Z">
        <w:r w:rsidR="003F2C2D" w:rsidDel="00AE245C">
          <w:delText xml:space="preserve"> at the entrance</w:delText>
        </w:r>
      </w:del>
      <w:r w:rsidR="003F2C2D">
        <w:t xml:space="preserve">. </w:t>
      </w:r>
    </w:p>
    <w:p w14:paraId="43DB3C49" w14:textId="1D9438BC" w:rsidR="00AC0587" w:rsidRDefault="00AC0587" w:rsidP="00522184">
      <w:r>
        <w:t xml:space="preserve">The visitor </w:t>
      </w:r>
      <w:r w:rsidR="00A45076">
        <w:t xml:space="preserve">may rent a camping spot on the website as well, </w:t>
      </w:r>
      <w:r w:rsidR="00D319CB">
        <w:t>for</w:t>
      </w:r>
      <w:r w:rsidR="00A45076">
        <w:t xml:space="preserve"> the price of </w:t>
      </w:r>
      <w:commentRangeStart w:id="39"/>
      <w:r w:rsidR="00020F1E">
        <w:t xml:space="preserve">€ 10,- for the </w:t>
      </w:r>
      <w:r w:rsidR="00BA222B">
        <w:t xml:space="preserve">whole </w:t>
      </w:r>
      <w:r w:rsidR="00020F1E">
        <w:t>weekend</w:t>
      </w:r>
      <w:r w:rsidR="00BA222B">
        <w:t>, not shorter or longer</w:t>
      </w:r>
      <w:r w:rsidR="00020F1E">
        <w:t>, and € 20,- addition per person</w:t>
      </w:r>
      <w:r w:rsidR="00B43440">
        <w:t>; max 6 persons per camping spot</w:t>
      </w:r>
      <w:r w:rsidR="00020F1E">
        <w:t>.</w:t>
      </w:r>
      <w:r w:rsidR="007838E9">
        <w:t xml:space="preserve"> </w:t>
      </w:r>
      <w:r w:rsidR="000334FE">
        <w:t xml:space="preserve">€ 10,- will be added if the visitor </w:t>
      </w:r>
      <w:r w:rsidR="00BF56F1">
        <w:t>did not pay in advance for the spot</w:t>
      </w:r>
      <w:r w:rsidR="000334FE">
        <w:t>.</w:t>
      </w:r>
      <w:commentRangeEnd w:id="39"/>
      <w:r w:rsidR="00AE245C">
        <w:rPr>
          <w:rStyle w:val="CommentReference"/>
        </w:rPr>
        <w:commentReference w:id="39"/>
      </w:r>
    </w:p>
    <w:p w14:paraId="6E97775B" w14:textId="01863AD6" w:rsidR="009E5C68" w:rsidRDefault="009E5C68" w:rsidP="00522184">
      <w:commentRangeStart w:id="40"/>
      <w:r>
        <w:t xml:space="preserve">Upon entering the event, </w:t>
      </w:r>
      <w:r w:rsidR="00967CE6">
        <w:t xml:space="preserve">the visitor will be asked for their event account information </w:t>
      </w:r>
      <w:commentRangeEnd w:id="40"/>
      <w:r w:rsidR="002B2280">
        <w:rPr>
          <w:rStyle w:val="CommentReference"/>
        </w:rPr>
        <w:commentReference w:id="40"/>
      </w:r>
      <w:r w:rsidR="00967CE6">
        <w:t xml:space="preserve">and receive an RFID card/band </w:t>
      </w:r>
      <w:r w:rsidR="00B818BA">
        <w:t xml:space="preserve">that they may use to add event currency to in order to make purchases and rent items. There will be stalls with </w:t>
      </w:r>
      <w:r w:rsidR="009A4C71">
        <w:t xml:space="preserve">food and drinks to buy, and stalls with costumes, props (foam swords, staffs, shields, etc.), </w:t>
      </w:r>
      <w:r w:rsidR="007C5BC1">
        <w:t xml:space="preserve">and phone charging cables to rent. </w:t>
      </w:r>
    </w:p>
    <w:p w14:paraId="158BE30F" w14:textId="63532012" w:rsidR="007C5BC1" w:rsidRDefault="007C5BC1" w:rsidP="00522184">
      <w:r>
        <w:t xml:space="preserve">There will also be ATM </w:t>
      </w:r>
      <w:r w:rsidR="003A4DCB">
        <w:t xml:space="preserve">machines located near the </w:t>
      </w:r>
      <w:r w:rsidR="00E44A3C">
        <w:t>stalls</w:t>
      </w:r>
      <w:r w:rsidR="00F76CAB">
        <w:t>, where the visitors may purchase event credit. Only event credit is</w:t>
      </w:r>
      <w:r w:rsidR="00E71517">
        <w:t xml:space="preserve"> used as currency for the event. Cash and credit/debit cards are not allowed</w:t>
      </w:r>
      <w:commentRangeStart w:id="41"/>
      <w:r w:rsidR="00E71517">
        <w:t>. After the event, the remaining balances may be retrieved at the ATM machines.</w:t>
      </w:r>
      <w:commentRangeEnd w:id="41"/>
      <w:r w:rsidR="002B2280">
        <w:rPr>
          <w:rStyle w:val="CommentReference"/>
        </w:rPr>
        <w:commentReference w:id="41"/>
      </w:r>
    </w:p>
    <w:p w14:paraId="3ED0049C" w14:textId="084B8F28" w:rsidR="00E44A3C" w:rsidRDefault="00E44A3C" w:rsidP="00522184">
      <w:r>
        <w:t xml:space="preserve">As for the events, there will be shows: </w:t>
      </w:r>
      <w:commentRangeStart w:id="42"/>
      <w:r>
        <w:t>sword fighting</w:t>
      </w:r>
      <w:commentRangeEnd w:id="42"/>
      <w:r w:rsidR="002B2280">
        <w:rPr>
          <w:rStyle w:val="CommentReference"/>
        </w:rPr>
        <w:commentReference w:id="42"/>
      </w:r>
      <w:r>
        <w:t xml:space="preserve">, jousting, </w:t>
      </w:r>
      <w:r w:rsidR="003A2BE8">
        <w:t>circus performances, a medieval skit</w:t>
      </w:r>
      <w:r w:rsidR="006F10E1">
        <w:t xml:space="preserve">, and </w:t>
      </w:r>
      <w:r w:rsidR="00E82870">
        <w:t xml:space="preserve">horse races. Visitors may partake </w:t>
      </w:r>
      <w:r w:rsidR="00DD4793">
        <w:t xml:space="preserve">in </w:t>
      </w:r>
      <w:r w:rsidR="0041522A">
        <w:t xml:space="preserve">various carnival games: </w:t>
      </w:r>
      <w:commentRangeStart w:id="43"/>
      <w:r w:rsidR="0041522A">
        <w:t>dart throwing</w:t>
      </w:r>
      <w:commentRangeEnd w:id="43"/>
      <w:r w:rsidR="002B2280">
        <w:rPr>
          <w:rStyle w:val="CommentReference"/>
        </w:rPr>
        <w:commentReference w:id="43"/>
      </w:r>
      <w:r w:rsidR="0041522A">
        <w:t xml:space="preserve">, archery, </w:t>
      </w:r>
      <w:r w:rsidR="00F11141">
        <w:t xml:space="preserve">ball throwing, </w:t>
      </w:r>
      <w:r w:rsidR="00A230FD">
        <w:t xml:space="preserve">fencing against a professional, </w:t>
      </w:r>
      <w:r w:rsidR="00EE1C33">
        <w:t xml:space="preserve">fortune telling, </w:t>
      </w:r>
      <w:r w:rsidR="002E2704">
        <w:t xml:space="preserve">row-boating, </w:t>
      </w:r>
      <w:r w:rsidR="001601D0">
        <w:t xml:space="preserve">tug-of-war, </w:t>
      </w:r>
      <w:r w:rsidR="005B6B17">
        <w:t>etc.</w:t>
      </w:r>
    </w:p>
    <w:p w14:paraId="55BFABF9" w14:textId="56175907" w:rsidR="005C0DF9" w:rsidRPr="00522184" w:rsidRDefault="005C0DF9" w:rsidP="00522184">
      <w:r>
        <w:lastRenderedPageBreak/>
        <w:t xml:space="preserve">Special guests from the Game of Thrones series will be present at the event: </w:t>
      </w:r>
      <w:r w:rsidR="009F2CE2">
        <w:t>Emilia Clarke, Kit Harington, Sophie Turner, Lena Headey, Maisie Williams, and Peter Dinklage</w:t>
      </w:r>
      <w:r w:rsidR="000635C4">
        <w:t>.</w:t>
      </w:r>
    </w:p>
    <w:p w14:paraId="0142C566" w14:textId="77777777" w:rsidR="00397F45" w:rsidRPr="006C2A02" w:rsidRDefault="00397F45" w:rsidP="00397F45">
      <w:pPr>
        <w:pStyle w:val="Heading1"/>
      </w:pPr>
      <w:bookmarkStart w:id="44" w:name="_Toc508106364"/>
      <w:bookmarkStart w:id="45" w:name="_Toc507493918"/>
      <w:bookmarkEnd w:id="4"/>
      <w:r w:rsidRPr="006C2A02">
        <w:t>Project Statement</w:t>
      </w:r>
      <w:bookmarkEnd w:id="44"/>
    </w:p>
    <w:p w14:paraId="799B8BCE" w14:textId="77777777" w:rsidR="00397F45" w:rsidRPr="006C2A02" w:rsidRDefault="00397F45" w:rsidP="00397F45">
      <w:r w:rsidRPr="006C2A02">
        <w:t>In this document, we will provide the current situation, the client’s proposed solution and goals, the project goals, the project approach, the constraints and risks, the phasing, the assumptions, the management approach, and the reference material in the appendices.</w:t>
      </w:r>
    </w:p>
    <w:p w14:paraId="0AC41C19" w14:textId="28433E75" w:rsidR="009C2EAA" w:rsidRPr="006C2A02" w:rsidRDefault="009C2EAA" w:rsidP="005A65E0">
      <w:pPr>
        <w:pStyle w:val="Heading2"/>
      </w:pPr>
      <w:bookmarkStart w:id="46" w:name="_Toc508106365"/>
      <w:r w:rsidRPr="006C2A02">
        <w:t>Current Situation</w:t>
      </w:r>
      <w:bookmarkEnd w:id="45"/>
      <w:bookmarkEnd w:id="46"/>
    </w:p>
    <w:p w14:paraId="70C06402" w14:textId="5AFA060F" w:rsidR="006713CD" w:rsidRPr="006C2A02" w:rsidRDefault="001E2194">
      <w:r>
        <w:t>T</w:t>
      </w:r>
      <w:r w:rsidR="00B35BE0" w:rsidRPr="006C2A02">
        <w:t>he event takes place on a big terrain with enough space for visitors, stages, tents, and other sections</w:t>
      </w:r>
      <w:r w:rsidR="005B35C0">
        <w:t xml:space="preserve"> (</w:t>
      </w:r>
      <w:hyperlink w:anchor="_Appendix_B:_Map" w:history="1">
        <w:r w:rsidR="005B35C0" w:rsidRPr="00980617">
          <w:rPr>
            <w:rStyle w:val="Hyperlink"/>
          </w:rPr>
          <w:t>Appendix B</w:t>
        </w:r>
      </w:hyperlink>
      <w:r w:rsidR="005B35C0">
        <w:t>)</w:t>
      </w:r>
      <w:r w:rsidR="00B35BE0" w:rsidRPr="006C2A02">
        <w:t>.</w:t>
      </w:r>
      <w:r w:rsidR="00B030C9" w:rsidRPr="006C2A02">
        <w:t xml:space="preserve"> Part of the terrain is reserved for the camping grounds, where visitors may stay for the night</w:t>
      </w:r>
      <w:ins w:id="47" w:author="Gerald Hilderink" w:date="2018-03-20T09:52:00Z">
        <w:r w:rsidR="003F2B96">
          <w:t>s</w:t>
        </w:r>
      </w:ins>
      <w:r w:rsidR="00B030C9" w:rsidRPr="006C2A02">
        <w:t>.</w:t>
      </w:r>
      <w:r w:rsidR="006D3A7F" w:rsidRPr="006C2A02">
        <w:t xml:space="preserve"> </w:t>
      </w:r>
    </w:p>
    <w:p w14:paraId="1377D013" w14:textId="77777777" w:rsidR="006713CD" w:rsidRPr="006C2A02" w:rsidRDefault="007A227A">
      <w:r w:rsidRPr="006C2A02">
        <w:t xml:space="preserve">For profits, the funds will originate from visitors purchasing tickets to enter the event, buying food, drinks, or souvenirs, and loaning products, such as the costume booth, flashlights, cameras, etc. </w:t>
      </w:r>
    </w:p>
    <w:p w14:paraId="66D27847" w14:textId="132024E7" w:rsidR="00A9253F" w:rsidRDefault="006713CD">
      <w:commentRangeStart w:id="48"/>
      <w:r w:rsidRPr="006C2A02">
        <w:t xml:space="preserve">Visitors will place the funds on their account in order to pay, and can rent a camping spot. </w:t>
      </w:r>
      <w:commentRangeEnd w:id="48"/>
      <w:r w:rsidR="003F2B96">
        <w:rPr>
          <w:rStyle w:val="CommentReference"/>
        </w:rPr>
        <w:commentReference w:id="48"/>
      </w:r>
      <w:r w:rsidR="007A227A" w:rsidRPr="006C2A02">
        <w:t xml:space="preserve">Banks will place ATM machines on the terrain which allows visitors to deposit money on their </w:t>
      </w:r>
      <w:commentRangeStart w:id="49"/>
      <w:r w:rsidR="007A227A" w:rsidRPr="006C2A02">
        <w:t>account</w:t>
      </w:r>
      <w:commentRangeEnd w:id="49"/>
      <w:r w:rsidR="003F2B96">
        <w:rPr>
          <w:rStyle w:val="CommentReference"/>
        </w:rPr>
        <w:commentReference w:id="49"/>
      </w:r>
      <w:r w:rsidR="007A227A" w:rsidRPr="006C2A02">
        <w:t>. These machines provide log files</w:t>
      </w:r>
      <w:r w:rsidR="004225C4">
        <w:t xml:space="preserve"> which can be seen in </w:t>
      </w:r>
      <w:hyperlink w:anchor="_Appendix_C:_ATM" w:history="1">
        <w:r w:rsidR="007A227A" w:rsidRPr="00980617">
          <w:rPr>
            <w:rStyle w:val="Hyperlink"/>
          </w:rPr>
          <w:t xml:space="preserve">Appendix </w:t>
        </w:r>
        <w:r w:rsidR="008C1B2D" w:rsidRPr="00980617">
          <w:rPr>
            <w:rStyle w:val="Hyperlink"/>
          </w:rPr>
          <w:t>C</w:t>
        </w:r>
      </w:hyperlink>
      <w:r w:rsidR="007A227A" w:rsidRPr="006C2A02">
        <w:t>.</w:t>
      </w:r>
    </w:p>
    <w:p w14:paraId="69CE0ED8" w14:textId="05B5C4B8" w:rsidR="00402231" w:rsidRPr="006C2A02" w:rsidRDefault="001E2194" w:rsidP="001E2194">
      <w:pPr>
        <w:pStyle w:val="Heading2"/>
      </w:pPr>
      <w:bookmarkStart w:id="50" w:name="_Toc508106366"/>
      <w:r>
        <w:t>Problem Description</w:t>
      </w:r>
      <w:bookmarkEnd w:id="50"/>
    </w:p>
    <w:p w14:paraId="49311DF8" w14:textId="77777777" w:rsidR="0034505C" w:rsidRDefault="00525188">
      <w:pPr>
        <w:rPr>
          <w:ins w:id="51" w:author="Gerald Hilderink" w:date="2018-03-20T10:02:00Z"/>
        </w:rPr>
      </w:pPr>
      <w:commentRangeStart w:id="52"/>
      <w:r w:rsidRPr="006C2A02">
        <w:t xml:space="preserve">Because the events has started to attract more visitors, </w:t>
      </w:r>
      <w:r w:rsidR="009B3322">
        <w:t xml:space="preserve">the client fears that </w:t>
      </w:r>
      <w:r w:rsidRPr="006C2A02">
        <w:t>it has become impossible to manage</w:t>
      </w:r>
      <w:r w:rsidR="00C34F6B">
        <w:t xml:space="preserve"> everything </w:t>
      </w:r>
      <w:r w:rsidRPr="006C2A02">
        <w:t>without a proper software solution</w:t>
      </w:r>
      <w:r w:rsidR="004D0FAE">
        <w:t>. I</w:t>
      </w:r>
      <w:r w:rsidR="00D820E5">
        <w:t xml:space="preserve">t takes a long time to go through a list of names in order to determine whether someone </w:t>
      </w:r>
      <w:r w:rsidR="003B57F0">
        <w:t xml:space="preserve">has </w:t>
      </w:r>
      <w:r w:rsidR="00D820E5">
        <w:t>registered in advance or not.</w:t>
      </w:r>
      <w:r w:rsidR="00CA224E">
        <w:t xml:space="preserve"> This keeps up the line.</w:t>
      </w:r>
      <w:r w:rsidR="00D820E5">
        <w:t xml:space="preserve"> </w:t>
      </w:r>
      <w:commentRangeEnd w:id="52"/>
      <w:r w:rsidR="003F2B96">
        <w:rPr>
          <w:rStyle w:val="CommentReference"/>
        </w:rPr>
        <w:commentReference w:id="52"/>
      </w:r>
      <w:ins w:id="53" w:author="Gerald Hilderink" w:date="2018-03-20T10:01:00Z">
        <w:r w:rsidR="003F2B96">
          <w:t xml:space="preserve"> The company listens to the feedback </w:t>
        </w:r>
      </w:ins>
      <w:ins w:id="54" w:author="Gerald Hilderink" w:date="2018-03-20T10:02:00Z">
        <w:r w:rsidR="0034505C">
          <w:t xml:space="preserve">or complaints </w:t>
        </w:r>
      </w:ins>
      <w:ins w:id="55" w:author="Gerald Hilderink" w:date="2018-03-20T10:01:00Z">
        <w:r w:rsidR="003F2B96">
          <w:t xml:space="preserve">from its visitors. </w:t>
        </w:r>
      </w:ins>
      <w:ins w:id="56" w:author="Gerald Hilderink" w:date="2018-03-20T10:02:00Z">
        <w:r w:rsidR="0034505C">
          <w:t>The following issues needs to be addressed:</w:t>
        </w:r>
      </w:ins>
    </w:p>
    <w:p w14:paraId="7D75A6CF" w14:textId="1EE3151B" w:rsidR="0028562B" w:rsidRDefault="00303A27">
      <w:pPr>
        <w:pStyle w:val="ListParagraph"/>
        <w:numPr>
          <w:ilvl w:val="0"/>
          <w:numId w:val="38"/>
        </w:numPr>
        <w:pPrChange w:id="57" w:author="Gerald Hilderink" w:date="2018-03-20T10:04:00Z">
          <w:pPr/>
        </w:pPrChange>
      </w:pPr>
      <w:r>
        <w:t xml:space="preserve">Visitors </w:t>
      </w:r>
      <w:del w:id="58" w:author="Gerald Hilderink" w:date="2018-03-20T10:02:00Z">
        <w:r w:rsidDel="0034505C">
          <w:delText xml:space="preserve">are also complaining </w:delText>
        </w:r>
        <w:r w:rsidR="007F7936" w:rsidDel="0034505C">
          <w:delText>that they</w:delText>
        </w:r>
      </w:del>
      <w:ins w:id="59" w:author="Gerald Hilderink" w:date="2018-03-20T10:02:00Z">
        <w:r w:rsidR="0034505C">
          <w:t>may</w:t>
        </w:r>
      </w:ins>
      <w:r w:rsidR="007F7936">
        <w:t xml:space="preserve"> find it difficult figuring out which camping spot they rented.</w:t>
      </w:r>
    </w:p>
    <w:p w14:paraId="6CFDDB4A" w14:textId="627F5790" w:rsidR="000C41AF" w:rsidRDefault="000C41AF">
      <w:pPr>
        <w:pStyle w:val="ListParagraph"/>
        <w:numPr>
          <w:ilvl w:val="0"/>
          <w:numId w:val="38"/>
        </w:numPr>
        <w:pPrChange w:id="60" w:author="Gerald Hilderink" w:date="2018-03-20T10:04:00Z">
          <w:pPr/>
        </w:pPrChange>
      </w:pPr>
      <w:del w:id="61" w:author="Gerald Hilderink" w:date="2018-03-20T10:03:00Z">
        <w:r w:rsidDel="0034505C">
          <w:delText>They’ve received complaints from v</w:delText>
        </w:r>
      </w:del>
      <w:ins w:id="62" w:author="Gerald Hilderink" w:date="2018-03-20T10:03:00Z">
        <w:r w:rsidR="0034505C">
          <w:t>V</w:t>
        </w:r>
      </w:ins>
      <w:r>
        <w:t xml:space="preserve">isitors </w:t>
      </w:r>
      <w:del w:id="63" w:author="Gerald Hilderink" w:date="2018-03-20T10:03:00Z">
        <w:r w:rsidDel="0034505C">
          <w:delText>who wanted more</w:delText>
        </w:r>
      </w:del>
      <w:ins w:id="64" w:author="Gerald Hilderink" w:date="2018-03-20T10:03:00Z">
        <w:r w:rsidR="0034505C">
          <w:t>could not find</w:t>
        </w:r>
      </w:ins>
      <w:r>
        <w:t xml:space="preserve"> information in advance about the event. Apparently, flyers and social media does not provide enough information.</w:t>
      </w:r>
    </w:p>
    <w:p w14:paraId="62CA5EFF" w14:textId="568FA3F2" w:rsidR="003C0016" w:rsidRDefault="00705C91">
      <w:pPr>
        <w:pStyle w:val="ListParagraph"/>
        <w:numPr>
          <w:ilvl w:val="0"/>
          <w:numId w:val="38"/>
        </w:numPr>
        <w:pPrChange w:id="65" w:author="Gerald Hilderink" w:date="2018-03-20T10:04:00Z">
          <w:pPr/>
        </w:pPrChange>
      </w:pPr>
      <w:r>
        <w:t>There has been times were false cash w</w:t>
      </w:r>
      <w:r w:rsidR="00CA224E">
        <w:t>as</w:t>
      </w:r>
      <w:r>
        <w:t xml:space="preserve"> accepted </w:t>
      </w:r>
      <w:r w:rsidR="00CA224E">
        <w:t xml:space="preserve">by mistake. </w:t>
      </w:r>
      <w:r w:rsidR="00720F0C">
        <w:t xml:space="preserve">Because </w:t>
      </w:r>
      <w:r w:rsidR="00D43DDF">
        <w:t xml:space="preserve">the lines at the food and drink stalls are long, </w:t>
      </w:r>
      <w:r w:rsidR="00851246">
        <w:t>it’s hard to keep track of what perks people have paid for.</w:t>
      </w:r>
      <w:r w:rsidR="005929D7">
        <w:t xml:space="preserve"> </w:t>
      </w:r>
      <w:r w:rsidR="00CA224E">
        <w:t>Phone chargers that were rented were rarely returned</w:t>
      </w:r>
      <w:r w:rsidR="00AF6349">
        <w:t xml:space="preserve">, </w:t>
      </w:r>
      <w:r w:rsidR="0020715C">
        <w:t xml:space="preserve">and it’s difficult to keep track of which stalls are making more profits, </w:t>
      </w:r>
      <w:r w:rsidR="0031382A">
        <w:t xml:space="preserve">in order </w:t>
      </w:r>
      <w:r w:rsidR="0020715C">
        <w:t>to help make better plans for future events.</w:t>
      </w:r>
    </w:p>
    <w:p w14:paraId="5124A21B" w14:textId="056BC4F9" w:rsidR="001D3F4C" w:rsidRPr="006C2A02" w:rsidRDefault="001D3F4C" w:rsidP="005A65E0">
      <w:pPr>
        <w:pStyle w:val="Heading2"/>
      </w:pPr>
      <w:bookmarkStart w:id="66" w:name="_Toc507493920"/>
      <w:bookmarkStart w:id="67" w:name="_Toc508106367"/>
      <w:r w:rsidRPr="006C2A02">
        <w:t>Project Goal</w:t>
      </w:r>
      <w:bookmarkEnd w:id="66"/>
      <w:bookmarkEnd w:id="67"/>
    </w:p>
    <w:p w14:paraId="655AA94A" w14:textId="4AEE2173" w:rsidR="00026553" w:rsidRDefault="00026553" w:rsidP="002855F4">
      <w:r>
        <w:t xml:space="preserve">The goal of this project is to provide a software solution </w:t>
      </w:r>
      <w:r w:rsidR="00525B00">
        <w:t>that will solve the above problems. With this solution, the following goals should be met:</w:t>
      </w:r>
    </w:p>
    <w:p w14:paraId="45ECA950" w14:textId="263E1D38" w:rsidR="00E31F8A" w:rsidRDefault="00496DEB" w:rsidP="00525B00">
      <w:pPr>
        <w:pStyle w:val="ListParagraph"/>
        <w:numPr>
          <w:ilvl w:val="0"/>
          <w:numId w:val="34"/>
        </w:numPr>
      </w:pPr>
      <w:commentRangeStart w:id="68"/>
      <w:r>
        <w:t>Easily m</w:t>
      </w:r>
      <w:r w:rsidR="00E31F8A">
        <w:t>onitor visitors entering and exiting the event</w:t>
      </w:r>
      <w:r w:rsidR="008D142E">
        <w:t>.</w:t>
      </w:r>
      <w:commentRangeEnd w:id="68"/>
      <w:r w:rsidR="003B2482">
        <w:rPr>
          <w:rStyle w:val="CommentReference"/>
        </w:rPr>
        <w:commentReference w:id="68"/>
      </w:r>
    </w:p>
    <w:p w14:paraId="2C861AB6" w14:textId="74742548" w:rsidR="00525B00" w:rsidRDefault="00525B00" w:rsidP="00525B00">
      <w:pPr>
        <w:pStyle w:val="ListParagraph"/>
        <w:numPr>
          <w:ilvl w:val="0"/>
          <w:numId w:val="34"/>
        </w:numPr>
      </w:pPr>
      <w:r>
        <w:t xml:space="preserve">Decrease </w:t>
      </w:r>
      <w:r w:rsidR="00E31F8A">
        <w:t xml:space="preserve">waiting time in </w:t>
      </w:r>
      <w:r w:rsidR="00DA6F54">
        <w:t xml:space="preserve">lines at the </w:t>
      </w:r>
      <w:r w:rsidR="00E31F8A">
        <w:t>entrance</w:t>
      </w:r>
      <w:r w:rsidR="00DA6F54">
        <w:t>, stalls, and rentals.</w:t>
      </w:r>
    </w:p>
    <w:p w14:paraId="4D7EAA00" w14:textId="6F4C7C25" w:rsidR="00E31F8A" w:rsidRDefault="005918F3" w:rsidP="00525B00">
      <w:pPr>
        <w:pStyle w:val="ListParagraph"/>
        <w:numPr>
          <w:ilvl w:val="0"/>
          <w:numId w:val="34"/>
        </w:numPr>
      </w:pPr>
      <w:r>
        <w:t>Make it easier</w:t>
      </w:r>
      <w:r w:rsidR="005256A3">
        <w:t xml:space="preserve"> for visitors to register </w:t>
      </w:r>
      <w:r w:rsidR="00125A5C">
        <w:t>for the event and camping spots</w:t>
      </w:r>
      <w:r>
        <w:t>.</w:t>
      </w:r>
    </w:p>
    <w:p w14:paraId="78182126" w14:textId="0C29D366" w:rsidR="00125A5C" w:rsidRDefault="00DD0258" w:rsidP="00525B00">
      <w:pPr>
        <w:pStyle w:val="ListParagraph"/>
        <w:numPr>
          <w:ilvl w:val="0"/>
          <w:numId w:val="34"/>
        </w:numPr>
      </w:pPr>
      <w:r>
        <w:t xml:space="preserve">Have </w:t>
      </w:r>
      <w:commentRangeStart w:id="69"/>
      <w:r>
        <w:t xml:space="preserve">ease </w:t>
      </w:r>
      <w:commentRangeEnd w:id="69"/>
      <w:r w:rsidR="003B2482">
        <w:rPr>
          <w:rStyle w:val="CommentReference"/>
        </w:rPr>
        <w:commentReference w:id="69"/>
      </w:r>
      <w:r>
        <w:t>of</w:t>
      </w:r>
      <w:r w:rsidR="005918F3">
        <w:t xml:space="preserve"> access </w:t>
      </w:r>
      <w:r>
        <w:t xml:space="preserve">to </w:t>
      </w:r>
      <w:r w:rsidR="005918F3">
        <w:t>information pertaining to the event.</w:t>
      </w:r>
    </w:p>
    <w:p w14:paraId="156EC822" w14:textId="22FFBEF9" w:rsidR="00496DEB" w:rsidRDefault="00E56C7E" w:rsidP="00525B00">
      <w:pPr>
        <w:pStyle w:val="ListParagraph"/>
        <w:numPr>
          <w:ilvl w:val="0"/>
          <w:numId w:val="34"/>
        </w:numPr>
      </w:pPr>
      <w:commentRangeStart w:id="70"/>
      <w:r>
        <w:t>Eas</w:t>
      </w:r>
      <w:r w:rsidR="005918F3">
        <w:t>ily</w:t>
      </w:r>
      <w:r>
        <w:t xml:space="preserve"> monitor the flow of </w:t>
      </w:r>
      <w:r w:rsidR="009E6FDF">
        <w:t>the event currency</w:t>
      </w:r>
      <w:r>
        <w:t xml:space="preserve"> through the stalls, activities,</w:t>
      </w:r>
      <w:r w:rsidR="00B37C50">
        <w:t xml:space="preserve"> and ATM machines.</w:t>
      </w:r>
      <w:commentRangeEnd w:id="70"/>
      <w:r w:rsidR="003B2482">
        <w:rPr>
          <w:rStyle w:val="CommentReference"/>
        </w:rPr>
        <w:commentReference w:id="70"/>
      </w:r>
    </w:p>
    <w:p w14:paraId="61E73689" w14:textId="08E9EBD0" w:rsidR="00B37C50" w:rsidRDefault="0052409B" w:rsidP="00525B00">
      <w:pPr>
        <w:pStyle w:val="ListParagraph"/>
        <w:numPr>
          <w:ilvl w:val="0"/>
          <w:numId w:val="34"/>
        </w:numPr>
      </w:pPr>
      <w:r>
        <w:lastRenderedPageBreak/>
        <w:t xml:space="preserve">Being able to </w:t>
      </w:r>
      <w:r w:rsidR="008D142E">
        <w:t xml:space="preserve">easily </w:t>
      </w:r>
      <w:r>
        <w:t xml:space="preserve">monitor </w:t>
      </w:r>
      <w:r w:rsidR="008D142E">
        <w:t xml:space="preserve">and access information pertaining to </w:t>
      </w:r>
      <w:commentRangeStart w:id="71"/>
      <w:r>
        <w:t xml:space="preserve">everything </w:t>
      </w:r>
      <w:commentRangeEnd w:id="71"/>
      <w:r w:rsidR="003B2482">
        <w:rPr>
          <w:rStyle w:val="CommentReference"/>
        </w:rPr>
        <w:commentReference w:id="71"/>
      </w:r>
      <w:r w:rsidR="008D142E">
        <w:t>that is related to the event.</w:t>
      </w:r>
    </w:p>
    <w:p w14:paraId="11084EAD" w14:textId="01391281" w:rsidR="005D34F9" w:rsidRDefault="00B67CDA" w:rsidP="005D34F9">
      <w:commentRangeStart w:id="72"/>
      <w:r>
        <w:t xml:space="preserve">All of these goals should be user-friendly and </w:t>
      </w:r>
      <w:r w:rsidR="00DD0258">
        <w:t>should help make future events easier to manage</w:t>
      </w:r>
      <w:r>
        <w:t>.</w:t>
      </w:r>
      <w:commentRangeEnd w:id="72"/>
      <w:r w:rsidR="003B2482">
        <w:rPr>
          <w:rStyle w:val="CommentReference"/>
        </w:rPr>
        <w:commentReference w:id="72"/>
      </w:r>
    </w:p>
    <w:p w14:paraId="295DF439" w14:textId="7F2FA212" w:rsidR="00C641FC" w:rsidRPr="005D34F9" w:rsidRDefault="00145123" w:rsidP="00145123">
      <w:pPr>
        <w:pStyle w:val="Heading2"/>
      </w:pPr>
      <w:bookmarkStart w:id="73" w:name="_Toc508106368"/>
      <w:r w:rsidRPr="005D34F9">
        <w:t>Solution Description</w:t>
      </w:r>
      <w:bookmarkEnd w:id="73"/>
    </w:p>
    <w:p w14:paraId="03CCFA95" w14:textId="34879D57" w:rsidR="00BF2DB6" w:rsidRDefault="00601575" w:rsidP="005C24FA">
      <w:r>
        <w:t xml:space="preserve">Visitors will have ease of access to the provided website for the event. They can see all event details, prices, </w:t>
      </w:r>
      <w:r w:rsidR="002329CE">
        <w:t xml:space="preserve">what to expect, and how to prepare. They can register for the event with their personal </w:t>
      </w:r>
      <w:r w:rsidR="004C7895">
        <w:t xml:space="preserve">information, which gives them </w:t>
      </w:r>
      <w:ins w:id="74" w:author="Gerald Hilderink" w:date="2018-03-20T10:09:00Z">
        <w:r w:rsidR="003B2482">
          <w:t xml:space="preserve">a ticket. The ticket is coupled to </w:t>
        </w:r>
      </w:ins>
      <w:ins w:id="75" w:author="Gerald Hilderink" w:date="2018-03-20T10:10:00Z">
        <w:r w:rsidR="003B2482">
          <w:t xml:space="preserve">an RFID card/band and </w:t>
        </w:r>
      </w:ins>
      <w:r w:rsidR="004C7895">
        <w:t xml:space="preserve">an event account. </w:t>
      </w:r>
      <w:r w:rsidR="00C07253">
        <w:t xml:space="preserve">This </w:t>
      </w:r>
      <w:del w:id="76" w:author="Gerald Hilderink" w:date="2018-03-20T10:10:00Z">
        <w:r w:rsidR="00C07253" w:rsidDel="003B2482">
          <w:delText>event account</w:delText>
        </w:r>
      </w:del>
      <w:ins w:id="77" w:author="Gerald Hilderink" w:date="2018-03-20T10:10:00Z">
        <w:r w:rsidR="003B2482">
          <w:t>ticket</w:t>
        </w:r>
      </w:ins>
      <w:r w:rsidR="00C07253">
        <w:t xml:space="preserve"> has its own QR code</w:t>
      </w:r>
      <w:r w:rsidR="005C24FA">
        <w:t xml:space="preserve"> which the visitor will present at the entrance of the event. </w:t>
      </w:r>
    </w:p>
    <w:p w14:paraId="4F6B09BD" w14:textId="46BE0A52" w:rsidR="0067317C" w:rsidRDefault="0067317C" w:rsidP="005C24FA">
      <w:r>
        <w:t>Visitors who</w:t>
      </w:r>
      <w:r w:rsidR="00234B63">
        <w:t xml:space="preserve"> want to rent a camping spot can visit the camping spot areas page on the website. The page will have the map of the camping area. </w:t>
      </w:r>
      <w:r w:rsidR="00D3700B">
        <w:t>The map will be interactive, displaying spots that are opened or reserved</w:t>
      </w:r>
      <w:r>
        <w:t xml:space="preserve">. </w:t>
      </w:r>
      <w:r w:rsidR="00D14CB4">
        <w:t>The visitor may click on an open spot to make the reservations</w:t>
      </w:r>
      <w:r w:rsidR="00CF40F3">
        <w:t xml:space="preserve">. The page will ask for the amount of visitors, as well as allowing an invite link. This link can be distributed to the </w:t>
      </w:r>
      <w:r w:rsidR="00241F5A">
        <w:t xml:space="preserve">other attendees by the visitor who requested the reservation. </w:t>
      </w:r>
      <w:r w:rsidR="000A62B8">
        <w:t>Other attendees must have registered for the event in order to access the camping grounds.</w:t>
      </w:r>
    </w:p>
    <w:p w14:paraId="3536331C" w14:textId="044ABAA6" w:rsidR="002F7248" w:rsidRDefault="000A62B8" w:rsidP="002F7248">
      <w:r>
        <w:t>At the event, o</w:t>
      </w:r>
      <w:r w:rsidR="005C24FA">
        <w:t xml:space="preserve">nce </w:t>
      </w:r>
      <w:r w:rsidR="0067317C">
        <w:t>the</w:t>
      </w:r>
      <w:r>
        <w:t xml:space="preserve"> visitor’s</w:t>
      </w:r>
      <w:r w:rsidR="0067317C">
        <w:t xml:space="preserve"> QR code has been </w:t>
      </w:r>
      <w:r w:rsidR="005C24FA">
        <w:t xml:space="preserve">scanned, their </w:t>
      </w:r>
      <w:commentRangeStart w:id="78"/>
      <w:r w:rsidR="005C24FA">
        <w:t xml:space="preserve">event account will be linked to an </w:t>
      </w:r>
      <w:commentRangeStart w:id="79"/>
      <w:r w:rsidR="005C24FA">
        <w:t>RFID card</w:t>
      </w:r>
      <w:r w:rsidR="002E637C">
        <w:t>/band</w:t>
      </w:r>
      <w:commentRangeEnd w:id="79"/>
      <w:r w:rsidR="001D2FB2">
        <w:rPr>
          <w:rStyle w:val="CommentReference"/>
        </w:rPr>
        <w:commentReference w:id="79"/>
      </w:r>
      <w:r w:rsidR="005C24FA">
        <w:t>, provided at the entrance</w:t>
      </w:r>
      <w:commentRangeEnd w:id="78"/>
      <w:r w:rsidR="001D2FB2">
        <w:rPr>
          <w:rStyle w:val="CommentReference"/>
        </w:rPr>
        <w:commentReference w:id="78"/>
      </w:r>
      <w:r w:rsidR="005C24FA">
        <w:t xml:space="preserve">. </w:t>
      </w:r>
      <w:r w:rsidR="002F7248">
        <w:t xml:space="preserve">Visitors who are registering or renting a camping spot at the entrance will be in a </w:t>
      </w:r>
      <w:commentRangeStart w:id="80"/>
      <w:r w:rsidR="002F7248">
        <w:t>separate line</w:t>
      </w:r>
      <w:commentRangeEnd w:id="80"/>
      <w:r w:rsidR="001D2FB2">
        <w:rPr>
          <w:rStyle w:val="CommentReference"/>
        </w:rPr>
        <w:commentReference w:id="80"/>
      </w:r>
      <w:r w:rsidR="002F7248">
        <w:t xml:space="preserve">. They can simply enter their details into the device, the account will be created, and then they will be provided with a </w:t>
      </w:r>
      <w:commentRangeStart w:id="81"/>
      <w:r w:rsidR="002F7248">
        <w:t>card</w:t>
      </w:r>
      <w:r w:rsidR="002E637C">
        <w:t>/band</w:t>
      </w:r>
      <w:commentRangeEnd w:id="81"/>
      <w:r w:rsidR="001D2FB2">
        <w:rPr>
          <w:rStyle w:val="CommentReference"/>
        </w:rPr>
        <w:commentReference w:id="81"/>
      </w:r>
      <w:r w:rsidR="002F7248">
        <w:t>.</w:t>
      </w:r>
    </w:p>
    <w:p w14:paraId="40561EC9" w14:textId="07144D53" w:rsidR="00165B93" w:rsidRDefault="005C24FA">
      <w:r>
        <w:t>This card</w:t>
      </w:r>
      <w:r w:rsidR="002E637C">
        <w:t>/band</w:t>
      </w:r>
      <w:r>
        <w:t xml:space="preserve"> will be used for all transactions. Visitors can </w:t>
      </w:r>
      <w:r w:rsidR="00EB5A52">
        <w:t xml:space="preserve">buy the event currency </w:t>
      </w:r>
      <w:r w:rsidR="00E27D5F">
        <w:t>t</w:t>
      </w:r>
      <w:r w:rsidR="00EB5A52">
        <w:t>hrough the provided ATMs, strategically located near the stalls</w:t>
      </w:r>
      <w:r w:rsidR="00D54577">
        <w:t xml:space="preserve"> and at the entrance/exit of the event</w:t>
      </w:r>
      <w:r w:rsidR="00EB5A52">
        <w:t xml:space="preserve">. </w:t>
      </w:r>
      <w:r w:rsidR="00E27D5F">
        <w:t>They can use the card</w:t>
      </w:r>
      <w:r w:rsidR="002E637C">
        <w:t>/band</w:t>
      </w:r>
      <w:r w:rsidR="00E27D5F">
        <w:t xml:space="preserve"> to purchase food, drinks, and miscellaneous, as well as renting costumes, chargers, etc. </w:t>
      </w:r>
    </w:p>
    <w:p w14:paraId="54CDA3E7" w14:textId="40240164" w:rsidR="002054A8" w:rsidRDefault="000054D7">
      <w:r>
        <w:t>Visitors can view their transaction history vi</w:t>
      </w:r>
      <w:r w:rsidR="00551FBB">
        <w:t>a the ATMs</w:t>
      </w:r>
      <w:r w:rsidR="008906E9">
        <w:t xml:space="preserve"> or via the website.</w:t>
      </w:r>
      <w:r w:rsidR="00FD379E">
        <w:t xml:space="preserve"> </w:t>
      </w:r>
    </w:p>
    <w:p w14:paraId="4FC2B29B" w14:textId="262A7444" w:rsidR="00FD379E" w:rsidRDefault="00FD379E">
      <w:r>
        <w:t xml:space="preserve">Upon leaving the event, the </w:t>
      </w:r>
      <w:r w:rsidR="0045242B">
        <w:t>entrance employee will scan the</w:t>
      </w:r>
      <w:r w:rsidR="00D2548E">
        <w:t xml:space="preserve"> visitor’s</w:t>
      </w:r>
      <w:r w:rsidR="0045242B">
        <w:t xml:space="preserve"> card</w:t>
      </w:r>
      <w:r w:rsidR="002E637C">
        <w:t>/band</w:t>
      </w:r>
      <w:r w:rsidR="0045242B">
        <w:t xml:space="preserve"> to verify if the visitor has returned their </w:t>
      </w:r>
      <w:r w:rsidR="00D54577">
        <w:t>rented items. They will also check to see if there’s event currency left over.</w:t>
      </w:r>
      <w:r w:rsidR="001F32F9">
        <w:t xml:space="preserve"> </w:t>
      </w:r>
      <w:commentRangeStart w:id="82"/>
      <w:r w:rsidR="001F32F9">
        <w:t>The card</w:t>
      </w:r>
      <w:r w:rsidR="002E637C">
        <w:t>/band</w:t>
      </w:r>
      <w:r w:rsidR="001F32F9">
        <w:t xml:space="preserve"> will be returned with all data removed</w:t>
      </w:r>
      <w:commentRangeEnd w:id="82"/>
      <w:r w:rsidR="001D2FB2">
        <w:rPr>
          <w:rStyle w:val="CommentReference"/>
        </w:rPr>
        <w:commentReference w:id="82"/>
      </w:r>
      <w:r w:rsidR="001F32F9">
        <w:t>, leaving it clean for another visitor</w:t>
      </w:r>
      <w:r w:rsidR="001D5F5C">
        <w:t xml:space="preserve"> or event</w:t>
      </w:r>
      <w:r w:rsidR="001F32F9">
        <w:t>.</w:t>
      </w:r>
    </w:p>
    <w:p w14:paraId="2A9A3894" w14:textId="7503FC52" w:rsidR="003F4F20" w:rsidRDefault="001D5F5C">
      <w:commentRangeStart w:id="83"/>
      <w:r>
        <w:t xml:space="preserve">The event manager will have access to an application which </w:t>
      </w:r>
      <w:r w:rsidR="00F80EAA">
        <w:t>monitors</w:t>
      </w:r>
      <w:r>
        <w:t xml:space="preserve"> everything related to the event. </w:t>
      </w:r>
      <w:r w:rsidR="00C45A54">
        <w:t xml:space="preserve">There’s an overview section on the app that shows a </w:t>
      </w:r>
      <w:del w:id="84" w:author="Gerald Hilderink" w:date="2018-03-20T10:18:00Z">
        <w:r w:rsidR="00C45A54" w:rsidDel="001D2FB2">
          <w:delText xml:space="preserve">simple </w:delText>
        </w:r>
      </w:del>
      <w:r w:rsidR="00C45A54">
        <w:t xml:space="preserve">report. This shows the statistics of the event, which is </w:t>
      </w:r>
      <w:del w:id="85" w:author="Gerald Hilderink" w:date="2018-03-20T10:19:00Z">
        <w:r w:rsidR="00C45A54" w:rsidDel="001D2FB2">
          <w:delText xml:space="preserve">better </w:delText>
        </w:r>
      </w:del>
      <w:ins w:id="86" w:author="Gerald Hilderink" w:date="2018-03-20T10:19:00Z">
        <w:r w:rsidR="001D2FB2">
          <w:t xml:space="preserve">useful </w:t>
        </w:r>
      </w:ins>
      <w:r w:rsidR="00C45A54">
        <w:t xml:space="preserve">to analyze </w:t>
      </w:r>
      <w:ins w:id="87" w:author="Gerald Hilderink" w:date="2018-03-20T10:19:00Z">
        <w:r w:rsidR="001D2FB2">
          <w:t xml:space="preserve">the event real-time and </w:t>
        </w:r>
      </w:ins>
      <w:r w:rsidR="00C45A54">
        <w:t xml:space="preserve">once the event is over. </w:t>
      </w:r>
      <w:commentRangeStart w:id="88"/>
      <w:r>
        <w:t xml:space="preserve">This application displays the </w:t>
      </w:r>
      <w:r w:rsidR="00835751">
        <w:t>stalls, events</w:t>
      </w:r>
      <w:r w:rsidR="009F3FCA">
        <w:t xml:space="preserve"> and activities</w:t>
      </w:r>
      <w:r w:rsidR="00835751">
        <w:t>, camping info, visitors info,</w:t>
      </w:r>
      <w:r w:rsidR="00CF40AA">
        <w:t xml:space="preserve"> and ATM logs</w:t>
      </w:r>
      <w:commentRangeEnd w:id="88"/>
      <w:r w:rsidR="001D2FB2">
        <w:rPr>
          <w:rStyle w:val="CommentReference"/>
        </w:rPr>
        <w:commentReference w:id="88"/>
      </w:r>
      <w:r w:rsidR="00CF40AA">
        <w:t>.</w:t>
      </w:r>
    </w:p>
    <w:p w14:paraId="13A29BC6" w14:textId="4E9A16BD" w:rsidR="00CF5BE8" w:rsidRDefault="00232CE3">
      <w:r>
        <w:t>The stalls section displays the upkeep, stock inventory, event currency exchanged there</w:t>
      </w:r>
      <w:r w:rsidR="00F169F7">
        <w:t xml:space="preserve">, and rented items. The events </w:t>
      </w:r>
      <w:r w:rsidR="009F3FCA">
        <w:t xml:space="preserve">and activities </w:t>
      </w:r>
      <w:r w:rsidR="00F169F7">
        <w:t xml:space="preserve">section displays the schedules, </w:t>
      </w:r>
      <w:r w:rsidR="009F3FCA">
        <w:t>status reports, and visitors who are attending</w:t>
      </w:r>
      <w:r w:rsidR="00136E19">
        <w:t>. The camping info shows areas rented or opened, and those that were rented and are now opened, to check if a crew went to clean up the area.</w:t>
      </w:r>
      <w:r w:rsidR="006C1D35">
        <w:t xml:space="preserve"> The visitors’ info displays total visited, left, currently present</w:t>
      </w:r>
      <w:r w:rsidR="00EF518C">
        <w:t xml:space="preserve">, and status reports on problems, such as a visitor </w:t>
      </w:r>
      <w:r w:rsidR="009A237B">
        <w:t xml:space="preserve">reporting that they </w:t>
      </w:r>
      <w:r w:rsidR="00EF518C">
        <w:t>los</w:t>
      </w:r>
      <w:r w:rsidR="009A237B">
        <w:t xml:space="preserve">t </w:t>
      </w:r>
      <w:r w:rsidR="00EF518C">
        <w:t>their card</w:t>
      </w:r>
      <w:r w:rsidR="002E637C">
        <w:t>/band</w:t>
      </w:r>
      <w:r w:rsidR="00EF518C">
        <w:t>.</w:t>
      </w:r>
      <w:commentRangeEnd w:id="83"/>
      <w:r w:rsidR="004248DD">
        <w:rPr>
          <w:rStyle w:val="CommentReference"/>
        </w:rPr>
        <w:commentReference w:id="83"/>
      </w:r>
    </w:p>
    <w:p w14:paraId="73F5B267" w14:textId="1197F730" w:rsidR="008906E9" w:rsidRDefault="008906E9"/>
    <w:p w14:paraId="42DFB3A9" w14:textId="1DA16C8A" w:rsidR="00055352" w:rsidRPr="005D34F9" w:rsidRDefault="00055352">
      <w:r w:rsidRPr="005D34F9">
        <w:br w:type="page"/>
      </w:r>
    </w:p>
    <w:p w14:paraId="5A6F3C51" w14:textId="774B4111" w:rsidR="00055352" w:rsidRPr="005D34F9" w:rsidRDefault="00356B7F" w:rsidP="005A65E0">
      <w:pPr>
        <w:pStyle w:val="Heading1"/>
      </w:pPr>
      <w:bookmarkStart w:id="89" w:name="_Toc508106369"/>
      <w:r w:rsidRPr="005D34F9">
        <w:lastRenderedPageBreak/>
        <w:t xml:space="preserve">Project </w:t>
      </w:r>
      <w:r w:rsidR="00492054" w:rsidRPr="005D34F9">
        <w:t>Objectives</w:t>
      </w:r>
      <w:bookmarkEnd w:id="89"/>
    </w:p>
    <w:p w14:paraId="4719D17D" w14:textId="4DCC9E85" w:rsidR="00356B7F" w:rsidRPr="005D34F9" w:rsidRDefault="00CA379E" w:rsidP="005A65E0">
      <w:pPr>
        <w:pStyle w:val="Heading2"/>
      </w:pPr>
      <w:bookmarkStart w:id="90" w:name="_Toc507493922"/>
      <w:bookmarkStart w:id="91" w:name="_Toc508106370"/>
      <w:r w:rsidRPr="00145123">
        <w:t>Deliverables</w:t>
      </w:r>
      <w:bookmarkEnd w:id="90"/>
      <w:bookmarkEnd w:id="91"/>
    </w:p>
    <w:p w14:paraId="0651DBAB" w14:textId="22B0255D" w:rsidR="00756EB4" w:rsidRPr="006C2A02" w:rsidRDefault="00CA379E" w:rsidP="00756EB4">
      <w:pPr>
        <w:pStyle w:val="ListParagraph"/>
        <w:numPr>
          <w:ilvl w:val="0"/>
          <w:numId w:val="1"/>
        </w:numPr>
      </w:pPr>
      <w:commentRangeStart w:id="92"/>
      <w:r w:rsidRPr="006C2A02">
        <w:t>Applications</w:t>
      </w:r>
      <w:r w:rsidR="00756EB4" w:rsidRPr="006C2A02">
        <w:t xml:space="preserve"> </w:t>
      </w:r>
      <w:commentRangeEnd w:id="92"/>
      <w:r w:rsidR="004162A9">
        <w:rPr>
          <w:rStyle w:val="CommentReference"/>
        </w:rPr>
        <w:commentReference w:id="92"/>
      </w:r>
      <w:r w:rsidR="00756EB4" w:rsidRPr="006C2A02">
        <w:t>to be used at:</w:t>
      </w:r>
    </w:p>
    <w:p w14:paraId="5A9631B5" w14:textId="7ACA50F3" w:rsidR="00756EB4" w:rsidRPr="006C2A02" w:rsidRDefault="00756EB4" w:rsidP="00756EB4">
      <w:pPr>
        <w:pStyle w:val="ListParagraph"/>
        <w:numPr>
          <w:ilvl w:val="1"/>
          <w:numId w:val="1"/>
        </w:numPr>
      </w:pPr>
      <w:r w:rsidRPr="006C2A02">
        <w:t>The entrance of the event</w:t>
      </w:r>
    </w:p>
    <w:p w14:paraId="3E90766F" w14:textId="1AE6ED33" w:rsidR="00756EB4" w:rsidRPr="006C2A02" w:rsidRDefault="00756EB4" w:rsidP="00756EB4">
      <w:pPr>
        <w:pStyle w:val="ListParagraph"/>
        <w:numPr>
          <w:ilvl w:val="1"/>
          <w:numId w:val="1"/>
        </w:numPr>
      </w:pPr>
      <w:r w:rsidRPr="006C2A02">
        <w:t>The entrance of the camping grounds</w:t>
      </w:r>
    </w:p>
    <w:p w14:paraId="2826720E" w14:textId="46127555" w:rsidR="00756EB4" w:rsidRPr="006C2A02" w:rsidRDefault="00756EB4" w:rsidP="00756EB4">
      <w:pPr>
        <w:pStyle w:val="ListParagraph"/>
        <w:numPr>
          <w:ilvl w:val="1"/>
          <w:numId w:val="1"/>
        </w:numPr>
      </w:pPr>
      <w:r w:rsidRPr="006C2A02">
        <w:t>The shops</w:t>
      </w:r>
    </w:p>
    <w:p w14:paraId="4D2C1DF0" w14:textId="4BE469D8" w:rsidR="00756EB4" w:rsidRPr="006C2A02" w:rsidRDefault="00756EB4" w:rsidP="00756EB4">
      <w:pPr>
        <w:pStyle w:val="ListParagraph"/>
        <w:numPr>
          <w:ilvl w:val="1"/>
          <w:numId w:val="1"/>
        </w:numPr>
      </w:pPr>
      <w:r w:rsidRPr="006C2A02">
        <w:t>The loaning stands</w:t>
      </w:r>
    </w:p>
    <w:p w14:paraId="14BD4EB3" w14:textId="275022A3" w:rsidR="000F6995" w:rsidRPr="006C2A02" w:rsidRDefault="004C1E29" w:rsidP="000F6995">
      <w:pPr>
        <w:pStyle w:val="ListParagraph"/>
        <w:numPr>
          <w:ilvl w:val="0"/>
          <w:numId w:val="1"/>
        </w:numPr>
      </w:pPr>
      <w:r w:rsidRPr="006C2A02">
        <w:t>The</w:t>
      </w:r>
      <w:r w:rsidR="000F6995" w:rsidRPr="006C2A02">
        <w:t xml:space="preserve"> application to be used to monitor visitors entering and leaving the event</w:t>
      </w:r>
    </w:p>
    <w:p w14:paraId="64C9C277" w14:textId="62717918" w:rsidR="006B42B0" w:rsidRPr="006C2A02" w:rsidRDefault="004C1E29" w:rsidP="000F6995">
      <w:pPr>
        <w:pStyle w:val="ListParagraph"/>
        <w:numPr>
          <w:ilvl w:val="0"/>
          <w:numId w:val="1"/>
        </w:numPr>
      </w:pPr>
      <w:r w:rsidRPr="006C2A02">
        <w:t>The</w:t>
      </w:r>
      <w:r w:rsidR="006B42B0" w:rsidRPr="006C2A02">
        <w:t xml:space="preserve"> application for the organization to inspect the status of the event</w:t>
      </w:r>
    </w:p>
    <w:p w14:paraId="4A31DAC8" w14:textId="6BCFC169" w:rsidR="006B42B0" w:rsidRPr="006C2A02" w:rsidRDefault="004C1E29" w:rsidP="000F6995">
      <w:pPr>
        <w:pStyle w:val="ListParagraph"/>
        <w:numPr>
          <w:ilvl w:val="0"/>
          <w:numId w:val="1"/>
        </w:numPr>
      </w:pPr>
      <w:r w:rsidRPr="006C2A02">
        <w:t>The</w:t>
      </w:r>
      <w:r w:rsidR="006B42B0" w:rsidRPr="006C2A02">
        <w:t xml:space="preserve"> application to convert the information in the transaction-log-file to the database</w:t>
      </w:r>
    </w:p>
    <w:p w14:paraId="6E743C24" w14:textId="2B12CE91" w:rsidR="006B42B0" w:rsidRPr="006C2A02" w:rsidRDefault="00C504D8" w:rsidP="000F6995">
      <w:pPr>
        <w:pStyle w:val="ListParagraph"/>
        <w:numPr>
          <w:ilvl w:val="0"/>
          <w:numId w:val="1"/>
        </w:numPr>
      </w:pPr>
      <w:r w:rsidRPr="006C2A02">
        <w:t>The</w:t>
      </w:r>
      <w:r w:rsidR="006B42B0" w:rsidRPr="006C2A02">
        <w:t xml:space="preserve"> fully functional website</w:t>
      </w:r>
    </w:p>
    <w:p w14:paraId="5EFCDDC4" w14:textId="0244492B" w:rsidR="00AD61C6" w:rsidRPr="006C2A02" w:rsidRDefault="00AD61C6" w:rsidP="0038391E">
      <w:pPr>
        <w:pStyle w:val="ListParagraph"/>
        <w:numPr>
          <w:ilvl w:val="0"/>
          <w:numId w:val="1"/>
        </w:numPr>
      </w:pPr>
      <w:r w:rsidRPr="006C2A02">
        <w:t>The database</w:t>
      </w:r>
    </w:p>
    <w:p w14:paraId="53A8C9AE" w14:textId="3C2F3F13" w:rsidR="0038391E" w:rsidRPr="006C2A02" w:rsidRDefault="004C1E29" w:rsidP="0038391E">
      <w:pPr>
        <w:pStyle w:val="ListParagraph"/>
        <w:numPr>
          <w:ilvl w:val="0"/>
          <w:numId w:val="1"/>
        </w:numPr>
      </w:pPr>
      <w:r w:rsidRPr="006C2A02">
        <w:t>A p</w:t>
      </w:r>
      <w:r w:rsidR="009E4501" w:rsidRPr="006C2A02">
        <w:t>resentation of the software solution</w:t>
      </w:r>
    </w:p>
    <w:p w14:paraId="09F9F5F5" w14:textId="2184C4E4" w:rsidR="0083244E" w:rsidRPr="006C2A02" w:rsidRDefault="009512FC" w:rsidP="0038391E">
      <w:pPr>
        <w:pStyle w:val="ListParagraph"/>
        <w:numPr>
          <w:ilvl w:val="0"/>
          <w:numId w:val="1"/>
        </w:numPr>
      </w:pPr>
      <w:r w:rsidRPr="006C2A02">
        <w:t>The a</w:t>
      </w:r>
      <w:r w:rsidR="0083244E" w:rsidRPr="006C2A02">
        <w:t>genda’s and minutes of every meeting</w:t>
      </w:r>
    </w:p>
    <w:p w14:paraId="33140BE0" w14:textId="5FB2BC2C" w:rsidR="00EB7584" w:rsidRPr="006C2A02" w:rsidRDefault="004C1E29" w:rsidP="0038391E">
      <w:pPr>
        <w:pStyle w:val="ListParagraph"/>
        <w:numPr>
          <w:ilvl w:val="0"/>
          <w:numId w:val="1"/>
        </w:numPr>
      </w:pPr>
      <w:r w:rsidRPr="006C2A02">
        <w:t>The</w:t>
      </w:r>
      <w:r w:rsidR="00EB7584" w:rsidRPr="006C2A02">
        <w:t xml:space="preserve"> process report</w:t>
      </w:r>
    </w:p>
    <w:p w14:paraId="6AC6EBC4" w14:textId="20AFEE6B" w:rsidR="00C73E6F" w:rsidRPr="006C2A02" w:rsidRDefault="004C1E29" w:rsidP="00C73E6F">
      <w:pPr>
        <w:pStyle w:val="ListParagraph"/>
        <w:numPr>
          <w:ilvl w:val="0"/>
          <w:numId w:val="1"/>
        </w:numPr>
      </w:pPr>
      <w:r w:rsidRPr="006C2A02">
        <w:t>The</w:t>
      </w:r>
      <w:r w:rsidR="00DF392C" w:rsidRPr="006C2A02">
        <w:t xml:space="preserve"> </w:t>
      </w:r>
      <w:commentRangeStart w:id="93"/>
      <w:r w:rsidR="00DF392C" w:rsidRPr="006C2A02">
        <w:t>setup</w:t>
      </w:r>
      <w:commentRangeEnd w:id="93"/>
      <w:r w:rsidR="00380880">
        <w:rPr>
          <w:rStyle w:val="CommentReference"/>
        </w:rPr>
        <w:commentReference w:id="93"/>
      </w:r>
      <w:r w:rsidR="00DF392C" w:rsidRPr="006C2A02">
        <w:t xml:space="preserve"> document</w:t>
      </w:r>
    </w:p>
    <w:p w14:paraId="58684246" w14:textId="2F8015C7" w:rsidR="0038391E" w:rsidRPr="006C2A02" w:rsidRDefault="0083244E" w:rsidP="005A65E0">
      <w:pPr>
        <w:pStyle w:val="Heading2"/>
      </w:pPr>
      <w:bookmarkStart w:id="94" w:name="_Toc507493923"/>
      <w:bookmarkStart w:id="95" w:name="_Toc508106371"/>
      <w:r w:rsidRPr="006C2A02">
        <w:t>Non-Deliverables</w:t>
      </w:r>
      <w:bookmarkEnd w:id="94"/>
      <w:bookmarkEnd w:id="95"/>
    </w:p>
    <w:p w14:paraId="3D62866D" w14:textId="29578350" w:rsidR="00B1773A" w:rsidRDefault="00B1773A" w:rsidP="0083244E">
      <w:pPr>
        <w:pStyle w:val="ListParagraph"/>
        <w:numPr>
          <w:ilvl w:val="0"/>
          <w:numId w:val="1"/>
        </w:numPr>
      </w:pPr>
      <w:r>
        <w:t>The source code</w:t>
      </w:r>
    </w:p>
    <w:p w14:paraId="01C63578" w14:textId="4712F58A" w:rsidR="00EB7584" w:rsidRPr="006C2A02" w:rsidRDefault="00EB7584" w:rsidP="0083244E">
      <w:pPr>
        <w:pStyle w:val="ListParagraph"/>
        <w:numPr>
          <w:ilvl w:val="0"/>
          <w:numId w:val="1"/>
        </w:numPr>
      </w:pPr>
      <w:r w:rsidRPr="006C2A02">
        <w:t>The website wireframe</w:t>
      </w:r>
    </w:p>
    <w:p w14:paraId="1C9F096D" w14:textId="206DFE26" w:rsidR="00EB7584" w:rsidRPr="006C2A02" w:rsidRDefault="00EB7584" w:rsidP="0083244E">
      <w:pPr>
        <w:pStyle w:val="ListParagraph"/>
        <w:numPr>
          <w:ilvl w:val="0"/>
          <w:numId w:val="1"/>
        </w:numPr>
      </w:pPr>
      <w:r w:rsidRPr="006C2A02">
        <w:t xml:space="preserve">The </w:t>
      </w:r>
      <w:r w:rsidR="00011E99" w:rsidRPr="006C2A02">
        <w:t>static website</w:t>
      </w:r>
    </w:p>
    <w:p w14:paraId="7A76DF05" w14:textId="51FA56DF" w:rsidR="00EB7584" w:rsidRPr="006C2A02" w:rsidRDefault="00EB7584" w:rsidP="0083244E">
      <w:pPr>
        <w:pStyle w:val="ListParagraph"/>
        <w:numPr>
          <w:ilvl w:val="0"/>
          <w:numId w:val="1"/>
        </w:numPr>
      </w:pPr>
      <w:r w:rsidRPr="006C2A02">
        <w:t>The database design</w:t>
      </w:r>
    </w:p>
    <w:p w14:paraId="67D1E2F7" w14:textId="3D7DA4EF" w:rsidR="0074239D" w:rsidRPr="006C2A02" w:rsidRDefault="00740F78" w:rsidP="005A65E0">
      <w:pPr>
        <w:pStyle w:val="Heading2"/>
      </w:pPr>
      <w:bookmarkStart w:id="96" w:name="_Toc507493924"/>
      <w:bookmarkStart w:id="97" w:name="_Toc508106372"/>
      <w:r w:rsidRPr="006C2A02">
        <w:t>Functional Requirements</w:t>
      </w:r>
      <w:bookmarkEnd w:id="96"/>
      <w:bookmarkEnd w:id="97"/>
    </w:p>
    <w:p w14:paraId="0FAAC3DE" w14:textId="77777777" w:rsidR="008C51DB" w:rsidRPr="006C2A02" w:rsidRDefault="008C51DB" w:rsidP="008C51DB">
      <w:pPr>
        <w:pStyle w:val="ListParagraph"/>
        <w:numPr>
          <w:ilvl w:val="0"/>
          <w:numId w:val="2"/>
        </w:numPr>
      </w:pPr>
      <w:r w:rsidRPr="006C2A02">
        <w:t>A website that informs people about the event and allows reservation of tickets and camping spots</w:t>
      </w:r>
    </w:p>
    <w:p w14:paraId="2528DDE3" w14:textId="13D2F067" w:rsidR="008C51DB" w:rsidRPr="006C2A02" w:rsidRDefault="008C51DB" w:rsidP="008C51DB">
      <w:pPr>
        <w:pStyle w:val="ListParagraph"/>
        <w:numPr>
          <w:ilvl w:val="0"/>
          <w:numId w:val="2"/>
        </w:numPr>
      </w:pPr>
      <w:r w:rsidRPr="006C2A02">
        <w:t xml:space="preserve">Applications </w:t>
      </w:r>
      <w:r w:rsidR="00842B81">
        <w:t xml:space="preserve">that </w:t>
      </w:r>
      <w:r w:rsidR="0038611D">
        <w:t xml:space="preserve">monitor visitors entering, exiting, and </w:t>
      </w:r>
      <w:r w:rsidR="00907BAE">
        <w:t xml:space="preserve">total visitors </w:t>
      </w:r>
    </w:p>
    <w:p w14:paraId="2BD516D2" w14:textId="77777777" w:rsidR="008C51DB" w:rsidRPr="006C2A02" w:rsidRDefault="008C51DB" w:rsidP="008C51DB">
      <w:pPr>
        <w:pStyle w:val="ListParagraph"/>
        <w:numPr>
          <w:ilvl w:val="0"/>
          <w:numId w:val="2"/>
        </w:numPr>
      </w:pPr>
      <w:r w:rsidRPr="006C2A02">
        <w:t>Applications that support the shops and the loan stands</w:t>
      </w:r>
    </w:p>
    <w:p w14:paraId="28D94976" w14:textId="6B1E28EC" w:rsidR="008C51DB" w:rsidRPr="006C2A02" w:rsidRDefault="008C51DB" w:rsidP="008C51DB">
      <w:pPr>
        <w:pStyle w:val="ListParagraph"/>
        <w:numPr>
          <w:ilvl w:val="0"/>
          <w:numId w:val="2"/>
        </w:numPr>
      </w:pPr>
      <w:r w:rsidRPr="006C2A02">
        <w:t>A</w:t>
      </w:r>
      <w:r w:rsidR="003853DB" w:rsidRPr="006C2A02">
        <w:t>n a</w:t>
      </w:r>
      <w:r w:rsidRPr="006C2A02">
        <w:t>pplication that allows the organization to get a clear status overview of the event</w:t>
      </w:r>
      <w:r w:rsidR="005C00B5" w:rsidRPr="006C2A02">
        <w:t>:</w:t>
      </w:r>
    </w:p>
    <w:p w14:paraId="1AA4D22F" w14:textId="77E572C7" w:rsidR="005C00B5" w:rsidRPr="006C2A02" w:rsidRDefault="00C3071D" w:rsidP="005C00B5">
      <w:pPr>
        <w:pStyle w:val="ListParagraph"/>
        <w:numPr>
          <w:ilvl w:val="1"/>
          <w:numId w:val="2"/>
        </w:numPr>
      </w:pPr>
      <w:r w:rsidRPr="006C2A02">
        <w:t xml:space="preserve">Visitors’ information (status, history, </w:t>
      </w:r>
      <w:r w:rsidR="00577B22" w:rsidRPr="006C2A02">
        <w:t>currently present/absent</w:t>
      </w:r>
      <w:r w:rsidRPr="006C2A02">
        <w:t>)</w:t>
      </w:r>
    </w:p>
    <w:p w14:paraId="3E8AF34F" w14:textId="40BF810F" w:rsidR="004C7E39" w:rsidRPr="006C2A02" w:rsidRDefault="001F68F7" w:rsidP="004B64C9">
      <w:pPr>
        <w:pStyle w:val="ListParagraph"/>
        <w:numPr>
          <w:ilvl w:val="1"/>
          <w:numId w:val="2"/>
        </w:numPr>
      </w:pPr>
      <w:r w:rsidRPr="006C2A02">
        <w:t>Statistics of f</w:t>
      </w:r>
      <w:r w:rsidR="004C7E39" w:rsidRPr="006C2A02">
        <w:t>inanc</w:t>
      </w:r>
      <w:r w:rsidR="00CF42C4" w:rsidRPr="006C2A02">
        <w:t>e, logistics, operations, and marketing</w:t>
      </w:r>
    </w:p>
    <w:p w14:paraId="4A678B1C" w14:textId="62F5F194" w:rsidR="004B64C9" w:rsidRPr="006C2A02" w:rsidRDefault="004B64C9" w:rsidP="004B64C9">
      <w:pPr>
        <w:pStyle w:val="ListParagraph"/>
        <w:numPr>
          <w:ilvl w:val="1"/>
          <w:numId w:val="2"/>
        </w:numPr>
      </w:pPr>
      <w:r w:rsidRPr="006C2A02">
        <w:t>Camping bookings (</w:t>
      </w:r>
      <w:r w:rsidR="001F68F7" w:rsidRPr="006C2A02">
        <w:t xml:space="preserve">locations that are </w:t>
      </w:r>
      <w:r w:rsidRPr="006C2A02">
        <w:t>reserved, opened,</w:t>
      </w:r>
      <w:r w:rsidR="001F68F7" w:rsidRPr="006C2A02">
        <w:t xml:space="preserve"> and</w:t>
      </w:r>
      <w:r w:rsidRPr="006C2A02">
        <w:t xml:space="preserve"> </w:t>
      </w:r>
      <w:r w:rsidR="001F68F7" w:rsidRPr="006C2A02">
        <w:t>occupied)</w:t>
      </w:r>
    </w:p>
    <w:p w14:paraId="54548696" w14:textId="3E61C597" w:rsidR="00ED6BE6" w:rsidRDefault="008C51DB" w:rsidP="008C51DB">
      <w:pPr>
        <w:pStyle w:val="ListParagraph"/>
        <w:numPr>
          <w:ilvl w:val="0"/>
          <w:numId w:val="2"/>
        </w:numPr>
      </w:pPr>
      <w:r w:rsidRPr="006C2A02">
        <w:t xml:space="preserve">An application that changes </w:t>
      </w:r>
      <w:r w:rsidR="006E1CD2" w:rsidRPr="006C2A02">
        <w:t xml:space="preserve">and retrieves </w:t>
      </w:r>
      <w:r w:rsidRPr="006C2A02">
        <w:t>the balance of the visitors based on the ATM log files</w:t>
      </w:r>
    </w:p>
    <w:p w14:paraId="47E6186F" w14:textId="085967D6" w:rsidR="00905DBB" w:rsidRPr="006C2A02" w:rsidRDefault="00905DBB" w:rsidP="00905DBB">
      <w:pPr>
        <w:pStyle w:val="ListParagraph"/>
        <w:numPr>
          <w:ilvl w:val="0"/>
          <w:numId w:val="2"/>
        </w:numPr>
      </w:pPr>
      <w:r w:rsidRPr="006C2A02">
        <w:t>Maintenance and updates are available for the website, applications and database</w:t>
      </w:r>
    </w:p>
    <w:p w14:paraId="048DE9EB" w14:textId="1D9142A9" w:rsidR="00740F78" w:rsidRPr="006C2A02" w:rsidRDefault="00683DCC" w:rsidP="005A65E0">
      <w:pPr>
        <w:pStyle w:val="Heading2"/>
      </w:pPr>
      <w:bookmarkStart w:id="98" w:name="_Toc507493925"/>
      <w:bookmarkStart w:id="99" w:name="_Toc508106373"/>
      <w:r w:rsidRPr="006C2A02">
        <w:t>Non-Functional Requirements</w:t>
      </w:r>
      <w:bookmarkEnd w:id="98"/>
      <w:bookmarkEnd w:id="99"/>
    </w:p>
    <w:p w14:paraId="68B71579" w14:textId="11F49C94" w:rsidR="00F958CE" w:rsidRPr="006C2A02" w:rsidRDefault="00F958CE" w:rsidP="00F958CE">
      <w:pPr>
        <w:pStyle w:val="ListParagraph"/>
        <w:numPr>
          <w:ilvl w:val="0"/>
          <w:numId w:val="2"/>
        </w:numPr>
      </w:pPr>
      <w:r w:rsidRPr="006C2A02">
        <w:t xml:space="preserve">Responsive website </w:t>
      </w:r>
      <w:r w:rsidR="00F74A0A" w:rsidRPr="006C2A02">
        <w:t>that is compatible with mobiles, laptops, and tablets.</w:t>
      </w:r>
    </w:p>
    <w:p w14:paraId="12B80338" w14:textId="50DD070D" w:rsidR="00DD6D1B" w:rsidRPr="006C2A02" w:rsidRDefault="00F74A0A" w:rsidP="00DD6D1B">
      <w:pPr>
        <w:pStyle w:val="ListParagraph"/>
        <w:numPr>
          <w:ilvl w:val="0"/>
          <w:numId w:val="2"/>
        </w:numPr>
      </w:pPr>
      <w:r w:rsidRPr="006C2A02">
        <w:t>Applications are compatible</w:t>
      </w:r>
      <w:r w:rsidR="002E637C">
        <w:t xml:space="preserve"> with </w:t>
      </w:r>
      <w:r w:rsidR="00E85D88">
        <w:t>W</w:t>
      </w:r>
      <w:r w:rsidR="002E637C">
        <w:t>indows 10 desktop devices.</w:t>
      </w:r>
    </w:p>
    <w:p w14:paraId="11A6BB72" w14:textId="3CE6981D" w:rsidR="00835D0B" w:rsidRDefault="00835D0B" w:rsidP="00F958CE">
      <w:pPr>
        <w:pStyle w:val="ListParagraph"/>
        <w:numPr>
          <w:ilvl w:val="0"/>
          <w:numId w:val="2"/>
        </w:numPr>
      </w:pPr>
      <w:r w:rsidRPr="006C2A02">
        <w:t>Database supports all applications</w:t>
      </w:r>
      <w:r w:rsidR="002E637C">
        <w:t>.</w:t>
      </w:r>
    </w:p>
    <w:p w14:paraId="6057B718" w14:textId="2A39576B" w:rsidR="00C3331D" w:rsidRPr="006C2A02" w:rsidRDefault="00C3331D" w:rsidP="00F958CE">
      <w:pPr>
        <w:pStyle w:val="ListParagraph"/>
        <w:numPr>
          <w:ilvl w:val="0"/>
          <w:numId w:val="2"/>
        </w:numPr>
      </w:pPr>
      <w:r>
        <w:t xml:space="preserve">Easily modifiable for preferred </w:t>
      </w:r>
      <w:r w:rsidR="000419CE">
        <w:t>user-interfaces.</w:t>
      </w:r>
    </w:p>
    <w:p w14:paraId="2BA0A890" w14:textId="07D52984" w:rsidR="00D61517" w:rsidRPr="006C2A02" w:rsidRDefault="00D61517">
      <w:r w:rsidRPr="006C2A02">
        <w:br w:type="page"/>
      </w:r>
    </w:p>
    <w:p w14:paraId="17A66CB8" w14:textId="4AF61D4A" w:rsidR="00D61517" w:rsidRPr="006C2A02" w:rsidRDefault="005033BE" w:rsidP="005A65E0">
      <w:pPr>
        <w:pStyle w:val="Heading1"/>
      </w:pPr>
      <w:bookmarkStart w:id="100" w:name="_Toc508106374"/>
      <w:commentRangeStart w:id="101"/>
      <w:r w:rsidRPr="006C2A02">
        <w:lastRenderedPageBreak/>
        <w:t>Project Constraints</w:t>
      </w:r>
      <w:bookmarkEnd w:id="100"/>
      <w:commentRangeEnd w:id="101"/>
      <w:r w:rsidR="004162A9">
        <w:rPr>
          <w:rStyle w:val="CommentReference"/>
          <w:rFonts w:eastAsiaTheme="minorHAnsi"/>
          <w:color w:val="auto"/>
        </w:rPr>
        <w:commentReference w:id="101"/>
      </w:r>
    </w:p>
    <w:p w14:paraId="5ECE7C91" w14:textId="6A6DFB11" w:rsidR="005033BE" w:rsidRPr="006C2A02" w:rsidRDefault="00D52C2A" w:rsidP="00241F17">
      <w:pPr>
        <w:pStyle w:val="Heading3"/>
        <w:numPr>
          <w:ilvl w:val="0"/>
          <w:numId w:val="4"/>
        </w:numPr>
        <w:ind w:left="360"/>
      </w:pPr>
      <w:bookmarkStart w:id="102" w:name="_Toc507493927"/>
      <w:bookmarkStart w:id="103" w:name="_Toc507495996"/>
      <w:bookmarkStart w:id="104" w:name="_Toc508106375"/>
      <w:r w:rsidRPr="006C2A02">
        <w:t>Project</w:t>
      </w:r>
      <w:r w:rsidR="009A1CA9" w:rsidRPr="006C2A02">
        <w:t xml:space="preserve"> Funding</w:t>
      </w:r>
      <w:bookmarkEnd w:id="102"/>
      <w:bookmarkEnd w:id="103"/>
      <w:bookmarkEnd w:id="104"/>
    </w:p>
    <w:p w14:paraId="1EAF0FEF" w14:textId="19025083" w:rsidR="00951447" w:rsidRPr="006C2A02" w:rsidRDefault="00A731E2" w:rsidP="00084869">
      <w:r w:rsidRPr="006C2A02">
        <w:t xml:space="preserve">The client may not agree to the </w:t>
      </w:r>
      <w:r w:rsidR="00D46897" w:rsidRPr="006C2A02">
        <w:t xml:space="preserve">proposed </w:t>
      </w:r>
      <w:r w:rsidR="009252B4" w:rsidRPr="006C2A02">
        <w:t>budget</w:t>
      </w:r>
      <w:r w:rsidR="00D46897" w:rsidRPr="006C2A02">
        <w:t xml:space="preserve"> for this project</w:t>
      </w:r>
      <w:r w:rsidR="00F46500" w:rsidRPr="006C2A02">
        <w:t xml:space="preserve">, which may reduce the </w:t>
      </w:r>
      <w:r w:rsidR="00897E2C" w:rsidRPr="006C2A02">
        <w:t>expected quality of the project.</w:t>
      </w:r>
    </w:p>
    <w:p w14:paraId="75CA6A48" w14:textId="78098925" w:rsidR="009A1CA9" w:rsidRPr="006C2A02" w:rsidRDefault="009A1CA9" w:rsidP="00241F17">
      <w:pPr>
        <w:pStyle w:val="Heading3"/>
        <w:numPr>
          <w:ilvl w:val="0"/>
          <w:numId w:val="4"/>
        </w:numPr>
        <w:ind w:left="360"/>
      </w:pPr>
      <w:bookmarkStart w:id="105" w:name="_Toc507493928"/>
      <w:bookmarkStart w:id="106" w:name="_Toc507495997"/>
      <w:bookmarkStart w:id="107" w:name="_Toc508106376"/>
      <w:r w:rsidRPr="006C2A02">
        <w:t>Time Constraint</w:t>
      </w:r>
      <w:bookmarkEnd w:id="105"/>
      <w:bookmarkEnd w:id="106"/>
      <w:bookmarkEnd w:id="107"/>
    </w:p>
    <w:p w14:paraId="42C149F7" w14:textId="464744C6" w:rsidR="009A1CA9" w:rsidRPr="006C2A02" w:rsidRDefault="00144937" w:rsidP="00084869">
      <w:r w:rsidRPr="006C2A02">
        <w:t>The project must be completed within 19 weeks</w:t>
      </w:r>
      <w:r w:rsidR="00E32D18" w:rsidRPr="006C2A02">
        <w:t xml:space="preserve"> (2 blocks)</w:t>
      </w:r>
      <w:r w:rsidR="00D46897" w:rsidRPr="006C2A02">
        <w:t>.</w:t>
      </w:r>
    </w:p>
    <w:p w14:paraId="37263FB0" w14:textId="4CDC881D" w:rsidR="00D46897" w:rsidRPr="006C2A02" w:rsidRDefault="00F92689" w:rsidP="00241F17">
      <w:pPr>
        <w:pStyle w:val="Heading3"/>
        <w:numPr>
          <w:ilvl w:val="0"/>
          <w:numId w:val="4"/>
        </w:numPr>
        <w:ind w:left="360"/>
      </w:pPr>
      <w:bookmarkStart w:id="108" w:name="_Toc507493929"/>
      <w:bookmarkStart w:id="109" w:name="_Toc507495998"/>
      <w:bookmarkStart w:id="110" w:name="_Toc508106377"/>
      <w:r w:rsidRPr="006C2A02">
        <w:t>Application Constraint</w:t>
      </w:r>
      <w:bookmarkEnd w:id="108"/>
      <w:bookmarkEnd w:id="109"/>
      <w:bookmarkEnd w:id="110"/>
    </w:p>
    <w:p w14:paraId="08C1BD72" w14:textId="54E63867" w:rsidR="00F92689" w:rsidRPr="006C2A02" w:rsidRDefault="002238F7" w:rsidP="00084869">
      <w:r>
        <w:t>Applications will be made for Windows devices.</w:t>
      </w:r>
    </w:p>
    <w:p w14:paraId="040CD1B4" w14:textId="62D4EC68" w:rsidR="00C817F9" w:rsidRPr="006C2A02" w:rsidRDefault="00084869" w:rsidP="00241F17">
      <w:pPr>
        <w:pStyle w:val="Heading3"/>
        <w:numPr>
          <w:ilvl w:val="0"/>
          <w:numId w:val="4"/>
        </w:numPr>
        <w:ind w:left="360"/>
      </w:pPr>
      <w:bookmarkStart w:id="111" w:name="_Toc507493930"/>
      <w:bookmarkStart w:id="112" w:name="_Toc507495999"/>
      <w:bookmarkStart w:id="113" w:name="_Toc508106378"/>
      <w:r w:rsidRPr="006C2A02">
        <w:t>Website Constraint</w:t>
      </w:r>
      <w:bookmarkEnd w:id="111"/>
      <w:bookmarkEnd w:id="112"/>
      <w:bookmarkEnd w:id="113"/>
    </w:p>
    <w:p w14:paraId="2954A415" w14:textId="32893C91" w:rsidR="00084869" w:rsidRPr="006C2A02" w:rsidRDefault="00BF5C58" w:rsidP="00084869">
      <w:r>
        <w:t xml:space="preserve">Website will be created for Google Chrome, </w:t>
      </w:r>
      <w:r w:rsidR="005D1DF7">
        <w:t>Microsoft Edge, and</w:t>
      </w:r>
      <w:r>
        <w:t xml:space="preserve"> </w:t>
      </w:r>
      <w:r w:rsidR="005D1DF7">
        <w:t>Safari.</w:t>
      </w:r>
    </w:p>
    <w:p w14:paraId="3BA75DDF" w14:textId="69A6F2A7" w:rsidR="00C817F9" w:rsidRPr="006C2A02" w:rsidRDefault="00C817F9" w:rsidP="00241F17">
      <w:pPr>
        <w:pStyle w:val="Heading3"/>
        <w:numPr>
          <w:ilvl w:val="0"/>
          <w:numId w:val="4"/>
        </w:numPr>
        <w:ind w:left="360"/>
      </w:pPr>
      <w:bookmarkStart w:id="114" w:name="_Toc507493931"/>
      <w:bookmarkStart w:id="115" w:name="_Toc507496000"/>
      <w:bookmarkStart w:id="116" w:name="_Toc508106379"/>
      <w:r w:rsidRPr="006C2A02">
        <w:t>Knowledge Constraint</w:t>
      </w:r>
      <w:bookmarkEnd w:id="114"/>
      <w:bookmarkEnd w:id="115"/>
      <w:bookmarkEnd w:id="116"/>
    </w:p>
    <w:p w14:paraId="4215325C" w14:textId="3E6FC2E6" w:rsidR="00E54133" w:rsidRPr="006C2A02" w:rsidRDefault="00C817F9" w:rsidP="005033BE">
      <w:r w:rsidRPr="006C2A02">
        <w:t xml:space="preserve">The </w:t>
      </w:r>
      <w:r w:rsidR="00374FB5" w:rsidRPr="006C2A02">
        <w:t xml:space="preserve">software solution may require more knowledge than what was </w:t>
      </w:r>
      <w:r w:rsidR="00C70EB0" w:rsidRPr="006C2A02">
        <w:t>taught</w:t>
      </w:r>
      <w:r w:rsidR="00374FB5" w:rsidRPr="006C2A02">
        <w:t xml:space="preserve"> during the first year at Fontys.</w:t>
      </w:r>
    </w:p>
    <w:p w14:paraId="7C72623A" w14:textId="4F97C4A7" w:rsidR="004772B2" w:rsidRPr="006C2A02" w:rsidRDefault="004772B2" w:rsidP="00E93C26">
      <w:pPr>
        <w:pStyle w:val="Heading3"/>
      </w:pPr>
      <w:bookmarkStart w:id="117" w:name="_Toc507493932"/>
      <w:bookmarkStart w:id="118" w:name="_Toc507496001"/>
      <w:bookmarkStart w:id="119" w:name="_Toc508106380"/>
      <w:r w:rsidRPr="006C2A02">
        <w:t>Critical Project Barriers</w:t>
      </w:r>
      <w:bookmarkEnd w:id="117"/>
      <w:bookmarkEnd w:id="118"/>
      <w:bookmarkEnd w:id="119"/>
    </w:p>
    <w:p w14:paraId="0C60163C" w14:textId="6C6CFA12" w:rsidR="00D5051D" w:rsidRPr="006C2A02" w:rsidRDefault="002447F5" w:rsidP="00D5051D">
      <w:r w:rsidRPr="006C2A02">
        <w:t xml:space="preserve">Should </w:t>
      </w:r>
      <w:r w:rsidR="00D5051D" w:rsidRPr="006C2A02">
        <w:t xml:space="preserve">any of these were to come to effect,  the project plan will </w:t>
      </w:r>
      <w:r w:rsidRPr="006C2A02">
        <w:t xml:space="preserve">cease; </w:t>
      </w:r>
      <w:r w:rsidR="00BE6AE0">
        <w:t xml:space="preserve">to </w:t>
      </w:r>
      <w:r w:rsidRPr="006C2A02">
        <w:t>be discontinued.</w:t>
      </w:r>
    </w:p>
    <w:p w14:paraId="32BC07B4" w14:textId="27E56176" w:rsidR="004772B2" w:rsidRPr="006C2A02" w:rsidRDefault="00E370C5" w:rsidP="004772B2">
      <w:pPr>
        <w:pStyle w:val="ListParagraph"/>
        <w:numPr>
          <w:ilvl w:val="0"/>
          <w:numId w:val="3"/>
        </w:numPr>
      </w:pPr>
      <w:r w:rsidRPr="006C2A02">
        <w:t>No</w:t>
      </w:r>
      <w:r w:rsidR="00C50CBA" w:rsidRPr="006C2A02">
        <w:t xml:space="preserve"> project fund</w:t>
      </w:r>
      <w:r w:rsidRPr="006C2A02">
        <w:t>s</w:t>
      </w:r>
    </w:p>
    <w:p w14:paraId="389C1A57" w14:textId="2703C2CF" w:rsidR="004772B2" w:rsidRPr="006C2A02" w:rsidRDefault="004772B2" w:rsidP="004772B2">
      <w:pPr>
        <w:pStyle w:val="ListParagraph"/>
        <w:numPr>
          <w:ilvl w:val="0"/>
          <w:numId w:val="3"/>
        </w:numPr>
      </w:pPr>
      <w:r w:rsidRPr="006C2A02">
        <w:t>Natural disasters or acts of war</w:t>
      </w:r>
    </w:p>
    <w:p w14:paraId="565552AB" w14:textId="4ED4CCD6" w:rsidR="00E370C5" w:rsidRPr="006C2A02" w:rsidRDefault="00E370C5" w:rsidP="00E370C5"/>
    <w:p w14:paraId="0B321F62" w14:textId="77777777" w:rsidR="004E0DC0" w:rsidRPr="006C2A02" w:rsidRDefault="004E0DC0">
      <w:pPr>
        <w:rPr>
          <w:rFonts w:eastAsiaTheme="majorEastAsia"/>
          <w:color w:val="2F5496" w:themeColor="accent1" w:themeShade="BF"/>
          <w:sz w:val="32"/>
          <w:szCs w:val="32"/>
        </w:rPr>
      </w:pPr>
      <w:r w:rsidRPr="006C2A02">
        <w:br w:type="page"/>
      </w:r>
    </w:p>
    <w:p w14:paraId="54C2FAB1" w14:textId="0E13084D" w:rsidR="00E370C5" w:rsidRPr="006C2A02" w:rsidRDefault="00E370C5" w:rsidP="005A65E0">
      <w:pPr>
        <w:pStyle w:val="Heading1"/>
      </w:pPr>
      <w:bookmarkStart w:id="120" w:name="_Toc508106381"/>
      <w:r w:rsidRPr="006C2A02">
        <w:lastRenderedPageBreak/>
        <w:t>Project Risks</w:t>
      </w:r>
      <w:bookmarkEnd w:id="120"/>
    </w:p>
    <w:p w14:paraId="481C15E6" w14:textId="7586E33C" w:rsidR="00E370C5" w:rsidRPr="006C2A02" w:rsidRDefault="00CD72FE" w:rsidP="00E93C26">
      <w:pPr>
        <w:pStyle w:val="Heading3"/>
        <w:numPr>
          <w:ilvl w:val="0"/>
          <w:numId w:val="6"/>
        </w:numPr>
      </w:pPr>
      <w:bookmarkStart w:id="121" w:name="_Toc507493934"/>
      <w:bookmarkStart w:id="122" w:name="_Toc507496003"/>
      <w:bookmarkStart w:id="123" w:name="_Toc508106382"/>
      <w:r w:rsidRPr="006C2A02">
        <w:t>The co</w:t>
      </w:r>
      <w:r w:rsidR="001B55BB" w:rsidRPr="006C2A02">
        <w:t>mputer</w:t>
      </w:r>
      <w:r w:rsidRPr="006C2A02">
        <w:t>, which is</w:t>
      </w:r>
      <w:r w:rsidR="001B55BB" w:rsidRPr="006C2A02">
        <w:t xml:space="preserve"> </w:t>
      </w:r>
      <w:r w:rsidR="008A3C0A" w:rsidRPr="006C2A02">
        <w:t>used to program applications</w:t>
      </w:r>
      <w:r w:rsidRPr="006C2A02">
        <w:t>,</w:t>
      </w:r>
      <w:r w:rsidR="008A3C0A" w:rsidRPr="006C2A02">
        <w:t xml:space="preserve"> c</w:t>
      </w:r>
      <w:r w:rsidR="001B55BB" w:rsidRPr="006C2A02">
        <w:t>rashe</w:t>
      </w:r>
      <w:r w:rsidR="008A3C0A" w:rsidRPr="006C2A02">
        <w:t>s</w:t>
      </w:r>
      <w:bookmarkEnd w:id="121"/>
      <w:bookmarkEnd w:id="122"/>
      <w:bookmarkEnd w:id="123"/>
    </w:p>
    <w:p w14:paraId="38B3B58B" w14:textId="39BC61F5" w:rsidR="00B24138" w:rsidRPr="006C2A02" w:rsidRDefault="001B55BB" w:rsidP="002E4F10">
      <w:r w:rsidRPr="006C2A02">
        <w:t xml:space="preserve">Probability: </w:t>
      </w:r>
      <w:r w:rsidR="00E742DF">
        <w:t>L</w:t>
      </w:r>
      <w:r w:rsidRPr="006C2A02">
        <w:t>ow</w:t>
      </w:r>
      <w:r w:rsidRPr="006C2A02">
        <w:br/>
        <w:t xml:space="preserve">Impact on project: </w:t>
      </w:r>
      <w:r w:rsidR="00E742DF">
        <w:t>H</w:t>
      </w:r>
      <w:r w:rsidRPr="006C2A02">
        <w:t>igh</w:t>
      </w:r>
      <w:r w:rsidRPr="006C2A02">
        <w:br/>
        <w:t>Steps to prevent</w:t>
      </w:r>
      <w:r w:rsidR="00813961" w:rsidRPr="006C2A02">
        <w:t xml:space="preserve"> risk: </w:t>
      </w:r>
      <w:r w:rsidR="00E742DF">
        <w:t>S</w:t>
      </w:r>
      <w:r w:rsidR="0028735D" w:rsidRPr="006C2A02">
        <w:t xml:space="preserve">ave the project </w:t>
      </w:r>
      <w:r w:rsidR="00C0544B" w:rsidRPr="006C2A02">
        <w:t>on external device and/or upload to</w:t>
      </w:r>
      <w:r w:rsidR="003B56FA" w:rsidRPr="006C2A02">
        <w:t>, for example, the</w:t>
      </w:r>
      <w:r w:rsidR="00C0544B" w:rsidRPr="006C2A02">
        <w:t xml:space="preserve"> git </w:t>
      </w:r>
      <w:r w:rsidR="000079CC">
        <w:t>repository</w:t>
      </w:r>
      <w:r w:rsidR="00C0544B" w:rsidRPr="006C2A02">
        <w:t xml:space="preserve"> frequently. </w:t>
      </w:r>
      <w:r w:rsidR="00B24138" w:rsidRPr="006C2A02">
        <w:br/>
        <w:t xml:space="preserve">Clean up action: </w:t>
      </w:r>
      <w:r w:rsidR="00331C5A" w:rsidRPr="006C2A02">
        <w:t xml:space="preserve">If unsaved, </w:t>
      </w:r>
      <w:r w:rsidR="00761E98" w:rsidRPr="006C2A02">
        <w:t xml:space="preserve">simply restart the </w:t>
      </w:r>
      <w:r w:rsidR="003B56FA" w:rsidRPr="006C2A02">
        <w:t>task</w:t>
      </w:r>
      <w:r w:rsidR="00331C5A" w:rsidRPr="006C2A02">
        <w:t xml:space="preserve">. Will </w:t>
      </w:r>
      <w:r w:rsidR="003A72D5" w:rsidRPr="006C2A02">
        <w:t>increase workload per hour.</w:t>
      </w:r>
    </w:p>
    <w:p w14:paraId="4B709272" w14:textId="538F0E98" w:rsidR="002E4F10" w:rsidRPr="006C2A02" w:rsidRDefault="00674AF5" w:rsidP="00E93C26">
      <w:pPr>
        <w:pStyle w:val="Heading3"/>
        <w:numPr>
          <w:ilvl w:val="0"/>
          <w:numId w:val="6"/>
        </w:numPr>
      </w:pPr>
      <w:bookmarkStart w:id="124" w:name="_Toc507493935"/>
      <w:bookmarkStart w:id="125" w:name="_Toc507496004"/>
      <w:bookmarkStart w:id="126" w:name="_Toc508106383"/>
      <w:r w:rsidRPr="006C2A02">
        <w:t>Someone quits</w:t>
      </w:r>
      <w:r w:rsidR="009F4D23" w:rsidRPr="006C2A02">
        <w:t>; leaves the project group</w:t>
      </w:r>
      <w:bookmarkEnd w:id="124"/>
      <w:bookmarkEnd w:id="125"/>
      <w:bookmarkEnd w:id="126"/>
    </w:p>
    <w:p w14:paraId="2D867E54" w14:textId="567A4255" w:rsidR="00674AF5" w:rsidRPr="006C2A02" w:rsidRDefault="00674AF5" w:rsidP="00674AF5">
      <w:r w:rsidRPr="006C2A02">
        <w:t xml:space="preserve">Probability: </w:t>
      </w:r>
      <w:r w:rsidR="00E742DF">
        <w:t>L</w:t>
      </w:r>
      <w:r w:rsidRPr="006C2A02">
        <w:t>ow</w:t>
      </w:r>
      <w:r w:rsidRPr="006C2A02">
        <w:br/>
        <w:t xml:space="preserve">Impact on project: </w:t>
      </w:r>
      <w:r w:rsidR="00E742DF">
        <w:t>M</w:t>
      </w:r>
      <w:r w:rsidRPr="006C2A02">
        <w:t>edium</w:t>
      </w:r>
      <w:r w:rsidRPr="006C2A02">
        <w:br/>
        <w:t xml:space="preserve">Steps to prevent risk: </w:t>
      </w:r>
      <w:r w:rsidR="00E742DF">
        <w:t>M</w:t>
      </w:r>
      <w:r w:rsidR="003C249A" w:rsidRPr="006C2A02">
        <w:t>otivate each other to accomplish the goal. Have social interaction during meetings.</w:t>
      </w:r>
      <w:r w:rsidR="003A72D5" w:rsidRPr="006C2A02">
        <w:br/>
        <w:t xml:space="preserve">Clean up action: If someone leaves, work will be </w:t>
      </w:r>
      <w:r w:rsidR="00A27AC5" w:rsidRPr="006C2A02">
        <w:t xml:space="preserve">equally </w:t>
      </w:r>
      <w:r w:rsidR="003A72D5" w:rsidRPr="006C2A02">
        <w:t>distributed to remaining members.</w:t>
      </w:r>
    </w:p>
    <w:p w14:paraId="49251A8D" w14:textId="1F1E4F10" w:rsidR="009F4D23" w:rsidRPr="006C2A02" w:rsidRDefault="00C70EB0" w:rsidP="00E93C26">
      <w:pPr>
        <w:pStyle w:val="Heading3"/>
        <w:numPr>
          <w:ilvl w:val="0"/>
          <w:numId w:val="6"/>
        </w:numPr>
      </w:pPr>
      <w:bookmarkStart w:id="127" w:name="_Toc507493936"/>
      <w:bookmarkStart w:id="128" w:name="_Toc507496005"/>
      <w:bookmarkStart w:id="129" w:name="_Toc508106384"/>
      <w:r w:rsidRPr="006C2A02">
        <w:t>Miscommunication</w:t>
      </w:r>
      <w:bookmarkEnd w:id="127"/>
      <w:bookmarkEnd w:id="128"/>
      <w:bookmarkEnd w:id="129"/>
    </w:p>
    <w:p w14:paraId="68CBCDEF" w14:textId="5E0B7035" w:rsidR="00C70EB0" w:rsidRPr="006C2A02" w:rsidRDefault="00C70EB0" w:rsidP="00C70EB0">
      <w:r w:rsidRPr="006C2A02">
        <w:t xml:space="preserve">Probability: </w:t>
      </w:r>
      <w:r w:rsidR="00E742DF">
        <w:t>M</w:t>
      </w:r>
      <w:r w:rsidR="00AC7DEE" w:rsidRPr="006C2A02">
        <w:t>edium</w:t>
      </w:r>
      <w:r w:rsidRPr="006C2A02">
        <w:br/>
        <w:t xml:space="preserve">Impact on project: </w:t>
      </w:r>
      <w:r w:rsidR="00E742DF">
        <w:t>H</w:t>
      </w:r>
      <w:r w:rsidR="00FE4482" w:rsidRPr="006C2A02">
        <w:t>igh</w:t>
      </w:r>
      <w:r w:rsidRPr="006C2A02">
        <w:br/>
      </w:r>
      <w:r w:rsidR="00AC7DEE" w:rsidRPr="006C2A02">
        <w:t xml:space="preserve">Steps to prevent risk: </w:t>
      </w:r>
      <w:r w:rsidR="00E742DF">
        <w:t>H</w:t>
      </w:r>
      <w:r w:rsidR="00AC7DEE" w:rsidRPr="006C2A02">
        <w:t xml:space="preserve">ave frequent meetings </w:t>
      </w:r>
      <w:r w:rsidR="00C45A36" w:rsidRPr="006C2A02">
        <w:t>and make sure everyone gives their feedback. Feedback and discussions help to resolve misunderstandings.</w:t>
      </w:r>
      <w:r w:rsidR="00A27AC5" w:rsidRPr="006C2A02">
        <w:br/>
        <w:t xml:space="preserve">Clean up action: </w:t>
      </w:r>
      <w:r w:rsidR="00E742DF">
        <w:t>C</w:t>
      </w:r>
      <w:r w:rsidR="00A27AC5" w:rsidRPr="006C2A02">
        <w:t>ompare notes</w:t>
      </w:r>
      <w:r w:rsidR="00B460C9" w:rsidRPr="006C2A02">
        <w:t>. Retrace steps and get back on track.</w:t>
      </w:r>
    </w:p>
    <w:p w14:paraId="35E39A08" w14:textId="53B5CA97" w:rsidR="0095526A" w:rsidRPr="006C2A02" w:rsidRDefault="00885422" w:rsidP="00E93C26">
      <w:pPr>
        <w:pStyle w:val="Heading3"/>
        <w:numPr>
          <w:ilvl w:val="0"/>
          <w:numId w:val="6"/>
        </w:numPr>
      </w:pPr>
      <w:bookmarkStart w:id="130" w:name="_Toc507493937"/>
      <w:bookmarkStart w:id="131" w:name="_Toc507496006"/>
      <w:bookmarkStart w:id="132" w:name="_Toc508106385"/>
      <w:r w:rsidRPr="006C2A02">
        <w:t>Team’s lack of knowledge on the deliverables</w:t>
      </w:r>
      <w:bookmarkEnd w:id="130"/>
      <w:bookmarkEnd w:id="131"/>
      <w:bookmarkEnd w:id="132"/>
    </w:p>
    <w:p w14:paraId="0029E850" w14:textId="522091D6" w:rsidR="00885422" w:rsidRPr="006C2A02" w:rsidRDefault="00885422" w:rsidP="00885422">
      <w:r w:rsidRPr="006C2A02">
        <w:t xml:space="preserve">Probability: </w:t>
      </w:r>
      <w:r w:rsidR="00E742DF">
        <w:t>L</w:t>
      </w:r>
      <w:r w:rsidRPr="006C2A02">
        <w:t>ow</w:t>
      </w:r>
      <w:r w:rsidRPr="006C2A02">
        <w:br/>
        <w:t xml:space="preserve">Impact on project: </w:t>
      </w:r>
      <w:r w:rsidR="00E742DF">
        <w:t>H</w:t>
      </w:r>
      <w:r w:rsidRPr="006C2A02">
        <w:t>igh</w:t>
      </w:r>
      <w:r w:rsidRPr="006C2A02">
        <w:br/>
        <w:t xml:space="preserve">Steps to prevent risk: </w:t>
      </w:r>
      <w:r w:rsidR="00E742DF">
        <w:t>S</w:t>
      </w:r>
      <w:r w:rsidR="00077C48" w:rsidRPr="006C2A02">
        <w:t>tay on track with school work. Research what is not taught but is required in the software solution.</w:t>
      </w:r>
      <w:r w:rsidR="00077C48" w:rsidRPr="006C2A02">
        <w:br/>
        <w:t xml:space="preserve">Clean up action: </w:t>
      </w:r>
      <w:r w:rsidR="00DB6585" w:rsidRPr="006C2A02">
        <w:t xml:space="preserve">Take time out to research the necessary </w:t>
      </w:r>
      <w:r w:rsidR="00C40946" w:rsidRPr="006C2A02">
        <w:t>knowledge required to complete the project goal.</w:t>
      </w:r>
    </w:p>
    <w:p w14:paraId="2BD28B96" w14:textId="27698B7F" w:rsidR="00C40946" w:rsidRPr="006C2A02" w:rsidRDefault="004C0579" w:rsidP="00E93C26">
      <w:pPr>
        <w:pStyle w:val="Heading3"/>
        <w:numPr>
          <w:ilvl w:val="0"/>
          <w:numId w:val="6"/>
        </w:numPr>
      </w:pPr>
      <w:bookmarkStart w:id="133" w:name="_Toc507493938"/>
      <w:bookmarkStart w:id="134" w:name="_Toc507496007"/>
      <w:bookmarkStart w:id="135" w:name="_Toc508106386"/>
      <w:commentRangeStart w:id="136"/>
      <w:r w:rsidRPr="006C2A02">
        <w:t>Deadlines are not met</w:t>
      </w:r>
      <w:bookmarkEnd w:id="133"/>
      <w:bookmarkEnd w:id="134"/>
      <w:bookmarkEnd w:id="135"/>
      <w:commentRangeEnd w:id="136"/>
      <w:r w:rsidR="00380880">
        <w:rPr>
          <w:rStyle w:val="CommentReference"/>
          <w:rFonts w:eastAsiaTheme="minorHAnsi"/>
          <w:color w:val="auto"/>
        </w:rPr>
        <w:commentReference w:id="136"/>
      </w:r>
    </w:p>
    <w:p w14:paraId="17195690" w14:textId="12BEC86D" w:rsidR="004C0579" w:rsidRPr="006C2A02" w:rsidRDefault="004C0579" w:rsidP="004C0579">
      <w:r w:rsidRPr="006C2A02">
        <w:t xml:space="preserve">Probability: </w:t>
      </w:r>
      <w:r w:rsidR="00E742DF">
        <w:t>L</w:t>
      </w:r>
      <w:r w:rsidRPr="006C2A02">
        <w:t>ow</w:t>
      </w:r>
      <w:r w:rsidRPr="006C2A02">
        <w:br/>
        <w:t xml:space="preserve">Impact on project: </w:t>
      </w:r>
      <w:r w:rsidR="00E742DF">
        <w:t>M</w:t>
      </w:r>
      <w:r w:rsidRPr="006C2A02">
        <w:t>edium</w:t>
      </w:r>
      <w:r w:rsidRPr="006C2A02">
        <w:br/>
      </w:r>
      <w:r w:rsidR="00FA394C" w:rsidRPr="006C2A02">
        <w:t xml:space="preserve">Steps to prevent: </w:t>
      </w:r>
      <w:r w:rsidR="00E742DF">
        <w:t>D</w:t>
      </w:r>
      <w:r w:rsidR="00FA394C" w:rsidRPr="006C2A02">
        <w:t>edicate time to the project each week; roughly 4 to 8 hours.</w:t>
      </w:r>
      <w:r w:rsidR="00A048AF" w:rsidRPr="006C2A02">
        <w:br/>
        <w:t xml:space="preserve">Clean up action: </w:t>
      </w:r>
      <w:r w:rsidR="00150E32" w:rsidRPr="006C2A02">
        <w:t>reschedule to be delivered within 48 hours, once approved.</w:t>
      </w:r>
    </w:p>
    <w:p w14:paraId="26359D9B" w14:textId="3B0EDD3C" w:rsidR="00150E32" w:rsidRPr="006C2A02" w:rsidRDefault="00A5061F" w:rsidP="00E93C26">
      <w:pPr>
        <w:pStyle w:val="Heading3"/>
        <w:numPr>
          <w:ilvl w:val="0"/>
          <w:numId w:val="6"/>
        </w:numPr>
      </w:pPr>
      <w:bookmarkStart w:id="137" w:name="_Toc507493939"/>
      <w:bookmarkStart w:id="138" w:name="_Toc507496008"/>
      <w:bookmarkStart w:id="139" w:name="_Toc508106387"/>
      <w:r w:rsidRPr="006C2A02">
        <w:t>Budget estimates unrealistic</w:t>
      </w:r>
      <w:bookmarkEnd w:id="137"/>
      <w:bookmarkEnd w:id="138"/>
      <w:bookmarkEnd w:id="139"/>
    </w:p>
    <w:p w14:paraId="444A1000" w14:textId="42F3485D" w:rsidR="00A5061F" w:rsidRPr="006C2A02" w:rsidRDefault="00A5061F" w:rsidP="00A5061F">
      <w:r w:rsidRPr="006C2A02">
        <w:t xml:space="preserve">Probability: </w:t>
      </w:r>
      <w:commentRangeStart w:id="140"/>
      <w:r w:rsidR="00E742DF">
        <w:t>L</w:t>
      </w:r>
      <w:r w:rsidRPr="006C2A02">
        <w:t>ow</w:t>
      </w:r>
      <w:commentRangeEnd w:id="140"/>
      <w:r w:rsidR="00380880">
        <w:rPr>
          <w:rStyle w:val="CommentReference"/>
        </w:rPr>
        <w:commentReference w:id="140"/>
      </w:r>
      <w:r w:rsidRPr="006C2A02">
        <w:br/>
        <w:t xml:space="preserve">Impact on project: </w:t>
      </w:r>
      <w:r w:rsidR="00E742DF">
        <w:t>L</w:t>
      </w:r>
      <w:r w:rsidRPr="006C2A02">
        <w:t>ow</w:t>
      </w:r>
      <w:r w:rsidRPr="006C2A02">
        <w:br/>
        <w:t xml:space="preserve">Steps to prevent: </w:t>
      </w:r>
      <w:r w:rsidR="007040EF" w:rsidRPr="006C2A02">
        <w:t>Include a financial statement in the project plan.</w:t>
      </w:r>
      <w:r w:rsidR="003B7151" w:rsidRPr="006C2A02">
        <w:t xml:space="preserve"> Keep 10 to 15% margin of error on </w:t>
      </w:r>
      <w:r w:rsidR="007040EF" w:rsidRPr="006C2A02">
        <w:t xml:space="preserve">budget constraints. </w:t>
      </w:r>
      <w:r w:rsidR="00E11DDB" w:rsidRPr="006C2A02">
        <w:br/>
        <w:t xml:space="preserve">Clean up action: </w:t>
      </w:r>
      <w:r w:rsidR="003D677E" w:rsidRPr="006C2A02">
        <w:t>Create a more budget friendly financial statement.</w:t>
      </w:r>
    </w:p>
    <w:p w14:paraId="33DFE3F7" w14:textId="6C614985" w:rsidR="004639B3" w:rsidRPr="006C2A02" w:rsidRDefault="004639B3" w:rsidP="00E93C26">
      <w:pPr>
        <w:pStyle w:val="Heading3"/>
      </w:pPr>
    </w:p>
    <w:p w14:paraId="0770D11D" w14:textId="77777777" w:rsidR="004E0DC0" w:rsidRPr="006C2A02" w:rsidRDefault="004E0DC0">
      <w:pPr>
        <w:rPr>
          <w:rFonts w:eastAsiaTheme="majorEastAsia"/>
          <w:color w:val="2F5496" w:themeColor="accent1" w:themeShade="BF"/>
          <w:sz w:val="32"/>
          <w:szCs w:val="32"/>
        </w:rPr>
      </w:pPr>
      <w:r w:rsidRPr="006C2A02">
        <w:br w:type="page"/>
      </w:r>
    </w:p>
    <w:p w14:paraId="6B4E6488" w14:textId="0B97C04C" w:rsidR="00B8201F" w:rsidRPr="006C2A02" w:rsidRDefault="00B8201F" w:rsidP="005A65E0">
      <w:pPr>
        <w:pStyle w:val="Heading1"/>
      </w:pPr>
      <w:bookmarkStart w:id="141" w:name="_Toc508106388"/>
      <w:r w:rsidRPr="006C2A02">
        <w:lastRenderedPageBreak/>
        <w:t>Project Phasing</w:t>
      </w:r>
      <w:bookmarkEnd w:id="141"/>
    </w:p>
    <w:p w14:paraId="57B8D00A" w14:textId="663406B0" w:rsidR="00405549" w:rsidRPr="006C2A02" w:rsidRDefault="00405549" w:rsidP="00405549">
      <w:r w:rsidRPr="006C2A02">
        <w:t xml:space="preserve">In </w:t>
      </w:r>
      <w:r w:rsidR="00306ED8" w:rsidRPr="006C2A02">
        <w:t xml:space="preserve">the following figure, we have an </w:t>
      </w:r>
      <w:commentRangeStart w:id="142"/>
      <w:r w:rsidR="00306ED8" w:rsidRPr="006C2A02">
        <w:t xml:space="preserve">overview </w:t>
      </w:r>
      <w:commentRangeEnd w:id="142"/>
      <w:r w:rsidR="00380880">
        <w:rPr>
          <w:rStyle w:val="CommentReference"/>
        </w:rPr>
        <w:commentReference w:id="142"/>
      </w:r>
      <w:r w:rsidR="00306ED8" w:rsidRPr="006C2A02">
        <w:t xml:space="preserve">of the activities, their dependencies, </w:t>
      </w:r>
      <w:r w:rsidR="00BC2687" w:rsidRPr="006C2A02">
        <w:t>the</w:t>
      </w:r>
      <w:r w:rsidR="00306ED8" w:rsidRPr="006C2A02">
        <w:t xml:space="preserve"> milestones</w:t>
      </w:r>
      <w:r w:rsidR="00BC2687" w:rsidRPr="006C2A02">
        <w:t xml:space="preserve"> and weeks required to complete each milestone</w:t>
      </w:r>
      <w:r w:rsidR="00306ED8" w:rsidRPr="006C2A02">
        <w:t>.</w:t>
      </w:r>
    </w:p>
    <w:p w14:paraId="0D9DA7F2" w14:textId="48478576" w:rsidR="004772B2" w:rsidRPr="006C2A02" w:rsidRDefault="00A61101" w:rsidP="00AD60FD">
      <w:pPr>
        <w:jc w:val="center"/>
        <w:rPr>
          <w:sz w:val="22"/>
        </w:rPr>
      </w:pPr>
      <w:r w:rsidRPr="006C2A02">
        <w:rPr>
          <w:noProof/>
          <w:color w:val="000000"/>
          <w:sz w:val="22"/>
          <w:szCs w:val="22"/>
        </w:rPr>
        <w:drawing>
          <wp:inline distT="0" distB="0" distL="0" distR="0" wp14:anchorId="5E567A17" wp14:editId="0EEB782B">
            <wp:extent cx="5667375" cy="3419475"/>
            <wp:effectExtent l="0" t="0" r="9525" b="9525"/>
            <wp:docPr id="3" name="Picture 3" descr="https://lh6.googleusercontent.com/6krfd-YUMKY-6mHxRxL3H7BT54NpqtqBrt28iY0hC_nlr3iIDoEEJPHb5zO9XdOlmhkE9__WWB02rPqXl-nvgp9lD8DbMbED8XcvFIwW-LfjSCC_El_cdJA1uua-u90r985iCXYc">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6krfd-YUMKY-6mHxRxL3H7BT54NpqtqBrt28iY0hC_nlr3iIDoEEJPHb5zO9XdOlmhkE9__WWB02rPqXl-nvgp9lD8DbMbED8XcvFIwW-LfjSCC_El_cdJA1uua-u90r985iCXYc"/>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67375" cy="3419475"/>
                    </a:xfrm>
                    <a:prstGeom prst="rect">
                      <a:avLst/>
                    </a:prstGeom>
                    <a:noFill/>
                    <a:ln>
                      <a:noFill/>
                    </a:ln>
                  </pic:spPr>
                </pic:pic>
              </a:graphicData>
            </a:graphic>
          </wp:inline>
        </w:drawing>
      </w:r>
      <w:r w:rsidR="00AD60FD" w:rsidRPr="006C2A02">
        <w:br/>
      </w:r>
      <w:r w:rsidR="00AD60FD" w:rsidRPr="006C2A02">
        <w:rPr>
          <w:i/>
          <w:sz w:val="20"/>
        </w:rPr>
        <w:t>Figure 1. Activities with Critical Path</w:t>
      </w:r>
    </w:p>
    <w:p w14:paraId="7379437B" w14:textId="503FBB81" w:rsidR="00EB6922" w:rsidRPr="006C2A02" w:rsidRDefault="00EB6922" w:rsidP="00060C6C"/>
    <w:p w14:paraId="4E155D8A" w14:textId="455B873E" w:rsidR="00BC2687" w:rsidRPr="006C2A02" w:rsidRDefault="00EB6922" w:rsidP="005A65E0">
      <w:pPr>
        <w:pStyle w:val="Heading2"/>
      </w:pPr>
      <w:bookmarkStart w:id="143" w:name="_Toc507493941"/>
      <w:bookmarkStart w:id="144" w:name="_Toc508106389"/>
      <w:r w:rsidRPr="006C2A02">
        <w:t>Phase 1: Initiation</w:t>
      </w:r>
      <w:bookmarkEnd w:id="143"/>
      <w:bookmarkEnd w:id="144"/>
    </w:p>
    <w:p w14:paraId="6360391A" w14:textId="027D0064" w:rsidR="00060C6C" w:rsidRPr="006C2A02" w:rsidRDefault="00060C6C" w:rsidP="00060C6C">
      <w:pPr>
        <w:rPr>
          <w:u w:val="single"/>
        </w:rPr>
      </w:pPr>
      <w:r w:rsidRPr="006C2A02">
        <w:rPr>
          <w:u w:val="single"/>
        </w:rPr>
        <w:t>Activity: Collect Information</w:t>
      </w:r>
    </w:p>
    <w:p w14:paraId="1084AC5C" w14:textId="56F0091B" w:rsidR="00060C6C" w:rsidRPr="006C2A02" w:rsidRDefault="00060C6C" w:rsidP="00060C6C">
      <w:pPr>
        <w:pStyle w:val="ListParagraph"/>
        <w:numPr>
          <w:ilvl w:val="0"/>
          <w:numId w:val="7"/>
        </w:numPr>
      </w:pPr>
      <w:commentRangeStart w:id="145"/>
      <w:r w:rsidRPr="006C2A02">
        <w:t>Interview client</w:t>
      </w:r>
    </w:p>
    <w:p w14:paraId="519A3A88" w14:textId="386D8CF8" w:rsidR="00060C6C" w:rsidRPr="006C2A02" w:rsidRDefault="00060C6C" w:rsidP="00060C6C">
      <w:pPr>
        <w:pStyle w:val="ListParagraph"/>
        <w:numPr>
          <w:ilvl w:val="0"/>
          <w:numId w:val="7"/>
        </w:numPr>
      </w:pPr>
      <w:r w:rsidRPr="006C2A02">
        <w:t>Discuss current situation, problems, and software solution</w:t>
      </w:r>
      <w:commentRangeEnd w:id="145"/>
      <w:r w:rsidR="00380880">
        <w:rPr>
          <w:rStyle w:val="CommentReference"/>
        </w:rPr>
        <w:commentReference w:id="145"/>
      </w:r>
    </w:p>
    <w:p w14:paraId="5DC5DD75" w14:textId="06692332" w:rsidR="00472BA3" w:rsidRPr="006C2A02" w:rsidRDefault="00472BA3" w:rsidP="00060C6C">
      <w:pPr>
        <w:pStyle w:val="ListParagraph"/>
        <w:numPr>
          <w:ilvl w:val="0"/>
          <w:numId w:val="7"/>
        </w:numPr>
      </w:pPr>
      <w:r w:rsidRPr="006C2A02">
        <w:t>Set the project goal together with the client</w:t>
      </w:r>
    </w:p>
    <w:p w14:paraId="0A77EF89" w14:textId="200C4586" w:rsidR="00472BA3" w:rsidRPr="006C2A02" w:rsidRDefault="002072A1" w:rsidP="00060C6C">
      <w:pPr>
        <w:pStyle w:val="ListParagraph"/>
        <w:numPr>
          <w:ilvl w:val="0"/>
          <w:numId w:val="7"/>
        </w:numPr>
      </w:pPr>
      <w:r w:rsidRPr="006C2A02">
        <w:t>Organize tasks in the team</w:t>
      </w:r>
    </w:p>
    <w:p w14:paraId="11D3DE2E" w14:textId="6C10BDE7" w:rsidR="002072A1" w:rsidRPr="006C2A02" w:rsidRDefault="002072A1" w:rsidP="00060C6C">
      <w:pPr>
        <w:pStyle w:val="ListParagraph"/>
        <w:numPr>
          <w:ilvl w:val="0"/>
          <w:numId w:val="7"/>
        </w:numPr>
      </w:pPr>
      <w:r w:rsidRPr="006C2A02">
        <w:t xml:space="preserve">Arrange </w:t>
      </w:r>
      <w:r w:rsidR="001619C7" w:rsidRPr="006C2A02">
        <w:t>future meetings</w:t>
      </w:r>
    </w:p>
    <w:p w14:paraId="595225DA" w14:textId="4D1236C8" w:rsidR="001619C7" w:rsidRPr="006C2A02" w:rsidRDefault="001619C7" w:rsidP="001619C7">
      <w:pPr>
        <w:rPr>
          <w:u w:val="single"/>
        </w:rPr>
      </w:pPr>
      <w:r w:rsidRPr="006C2A02">
        <w:rPr>
          <w:u w:val="single"/>
        </w:rPr>
        <w:t>Activity: Finalize Project Plan</w:t>
      </w:r>
    </w:p>
    <w:p w14:paraId="4ECC7211" w14:textId="42BCC2E8" w:rsidR="001619C7" w:rsidRPr="006C2A02" w:rsidRDefault="001619C7" w:rsidP="001619C7">
      <w:pPr>
        <w:pStyle w:val="ListParagraph"/>
        <w:numPr>
          <w:ilvl w:val="0"/>
          <w:numId w:val="8"/>
        </w:numPr>
      </w:pPr>
      <w:r w:rsidRPr="006C2A02">
        <w:t>Present final project plan to client</w:t>
      </w:r>
    </w:p>
    <w:p w14:paraId="5E8E2156" w14:textId="7CBE0035" w:rsidR="001619C7" w:rsidRPr="006C2A02" w:rsidRDefault="001619C7" w:rsidP="001619C7">
      <w:pPr>
        <w:pStyle w:val="ListParagraph"/>
        <w:numPr>
          <w:ilvl w:val="0"/>
          <w:numId w:val="8"/>
        </w:numPr>
      </w:pPr>
      <w:r w:rsidRPr="006C2A02">
        <w:t>Wait for approval</w:t>
      </w:r>
    </w:p>
    <w:p w14:paraId="201ADD61" w14:textId="2AF7B470" w:rsidR="000F3055" w:rsidRPr="006C2A02" w:rsidRDefault="000F3055" w:rsidP="001619C7">
      <w:pPr>
        <w:pStyle w:val="ListParagraph"/>
        <w:numPr>
          <w:ilvl w:val="0"/>
          <w:numId w:val="8"/>
        </w:numPr>
      </w:pPr>
      <w:r w:rsidRPr="006C2A02">
        <w:t>Receive go or no go</w:t>
      </w:r>
    </w:p>
    <w:p w14:paraId="7BD20759" w14:textId="606A1AA1" w:rsidR="0043319A" w:rsidRPr="006C2A02" w:rsidRDefault="0043319A" w:rsidP="001619C7">
      <w:pPr>
        <w:pStyle w:val="ListParagraph"/>
        <w:numPr>
          <w:ilvl w:val="0"/>
          <w:numId w:val="8"/>
        </w:numPr>
      </w:pPr>
      <w:r w:rsidRPr="006C2A02">
        <w:t>Receive payment</w:t>
      </w:r>
    </w:p>
    <w:p w14:paraId="31EF486C" w14:textId="01AB8B4C" w:rsidR="001619C7" w:rsidRPr="006C2A02" w:rsidRDefault="007379AA" w:rsidP="001619C7">
      <w:pPr>
        <w:rPr>
          <w:u w:val="single"/>
        </w:rPr>
      </w:pPr>
      <w:r w:rsidRPr="006C2A02">
        <w:rPr>
          <w:u w:val="single"/>
        </w:rPr>
        <w:t xml:space="preserve">Deliverables for milestone </w:t>
      </w:r>
      <w:r w:rsidRPr="006C2A02">
        <w:rPr>
          <w:b/>
          <w:u w:val="single"/>
        </w:rPr>
        <w:t>M1</w:t>
      </w:r>
      <w:r w:rsidRPr="006C2A02">
        <w:rPr>
          <w:u w:val="single"/>
        </w:rPr>
        <w:t>:</w:t>
      </w:r>
    </w:p>
    <w:p w14:paraId="2D0B8574" w14:textId="1673EB98" w:rsidR="007379AA" w:rsidRPr="006C2A02" w:rsidRDefault="007379AA" w:rsidP="007379AA">
      <w:pPr>
        <w:pStyle w:val="ListParagraph"/>
        <w:numPr>
          <w:ilvl w:val="0"/>
          <w:numId w:val="2"/>
        </w:numPr>
      </w:pPr>
      <w:r w:rsidRPr="006C2A02">
        <w:t>Project plan</w:t>
      </w:r>
    </w:p>
    <w:p w14:paraId="7821DD96" w14:textId="4381752E" w:rsidR="006D0B17" w:rsidRPr="006C2A02" w:rsidRDefault="006D0B17" w:rsidP="006D0B17"/>
    <w:p w14:paraId="661CF3F4" w14:textId="77777777" w:rsidR="00117F8F" w:rsidRPr="006C2A02" w:rsidRDefault="00117F8F" w:rsidP="005A65E0">
      <w:pPr>
        <w:pStyle w:val="Heading2"/>
      </w:pPr>
    </w:p>
    <w:p w14:paraId="58793D3A" w14:textId="362C8CA9" w:rsidR="006D0B17" w:rsidRPr="006C2A02" w:rsidRDefault="006D0B17" w:rsidP="005A65E0">
      <w:pPr>
        <w:pStyle w:val="Heading2"/>
      </w:pPr>
      <w:bookmarkStart w:id="146" w:name="_Toc507493942"/>
      <w:bookmarkStart w:id="147" w:name="_Toc508106390"/>
      <w:r w:rsidRPr="006C2A02">
        <w:t xml:space="preserve">Phase 2: </w:t>
      </w:r>
      <w:r w:rsidR="000F3055" w:rsidRPr="006C2A02">
        <w:t>Design</w:t>
      </w:r>
      <w:bookmarkEnd w:id="146"/>
      <w:bookmarkEnd w:id="147"/>
    </w:p>
    <w:p w14:paraId="44E1FEAF" w14:textId="0AA6451D" w:rsidR="000F3055" w:rsidRPr="006C2A02" w:rsidRDefault="000F3055" w:rsidP="000F3055">
      <w:pPr>
        <w:rPr>
          <w:u w:val="single"/>
        </w:rPr>
      </w:pPr>
      <w:r w:rsidRPr="006C2A02">
        <w:rPr>
          <w:u w:val="single"/>
        </w:rPr>
        <w:t>Activity: Website Design</w:t>
      </w:r>
    </w:p>
    <w:p w14:paraId="27B62781" w14:textId="67C0B1DE" w:rsidR="00C619DE" w:rsidRPr="006C2A02" w:rsidRDefault="005B71E7" w:rsidP="00C619DE">
      <w:pPr>
        <w:pStyle w:val="ListParagraph"/>
        <w:numPr>
          <w:ilvl w:val="0"/>
          <w:numId w:val="10"/>
        </w:numPr>
      </w:pPr>
      <w:r w:rsidRPr="006C2A02">
        <w:t>Create wireframe</w:t>
      </w:r>
    </w:p>
    <w:p w14:paraId="66747261" w14:textId="61645815" w:rsidR="005B71E7" w:rsidRPr="006C2A02" w:rsidRDefault="00DF648B" w:rsidP="00C619DE">
      <w:pPr>
        <w:pStyle w:val="ListParagraph"/>
        <w:numPr>
          <w:ilvl w:val="0"/>
          <w:numId w:val="10"/>
        </w:numPr>
      </w:pPr>
      <w:r w:rsidRPr="006C2A02">
        <w:t>Ask client for comments</w:t>
      </w:r>
    </w:p>
    <w:p w14:paraId="61941510" w14:textId="7B47418A" w:rsidR="00DF648B" w:rsidRPr="006C2A02" w:rsidRDefault="00DF648B" w:rsidP="00C619DE">
      <w:pPr>
        <w:pStyle w:val="ListParagraph"/>
        <w:numPr>
          <w:ilvl w:val="0"/>
          <w:numId w:val="10"/>
        </w:numPr>
      </w:pPr>
      <w:r w:rsidRPr="006C2A02">
        <w:t>Create static website</w:t>
      </w:r>
    </w:p>
    <w:p w14:paraId="1EE9F4CF" w14:textId="29A504AA" w:rsidR="000F3055" w:rsidRPr="006C2A02" w:rsidRDefault="00B67EF4" w:rsidP="00B67EF4">
      <w:pPr>
        <w:rPr>
          <w:u w:val="single"/>
        </w:rPr>
      </w:pPr>
      <w:r w:rsidRPr="006C2A02">
        <w:rPr>
          <w:u w:val="single"/>
        </w:rPr>
        <w:t>Activity: Database Design</w:t>
      </w:r>
    </w:p>
    <w:p w14:paraId="1628EF90" w14:textId="7C35D7C6" w:rsidR="00737A9C" w:rsidRPr="006C2A02" w:rsidRDefault="00737A9C" w:rsidP="00952C64">
      <w:pPr>
        <w:pStyle w:val="ListParagraph"/>
        <w:numPr>
          <w:ilvl w:val="0"/>
          <w:numId w:val="16"/>
        </w:numPr>
      </w:pPr>
      <w:r w:rsidRPr="006C2A02">
        <w:t xml:space="preserve">Make </w:t>
      </w:r>
      <w:r w:rsidR="00B64D4E" w:rsidRPr="006C2A02">
        <w:t xml:space="preserve">the </w:t>
      </w:r>
      <w:r w:rsidRPr="006C2A02">
        <w:t>data</w:t>
      </w:r>
      <w:r w:rsidR="00F23AE5">
        <w:t>base design from model</w:t>
      </w:r>
    </w:p>
    <w:p w14:paraId="3EC1A921" w14:textId="23C0B20A" w:rsidR="00B67EF4" w:rsidRPr="006C2A02" w:rsidRDefault="00B67EF4" w:rsidP="00B67EF4">
      <w:pPr>
        <w:rPr>
          <w:u w:val="single"/>
        </w:rPr>
      </w:pPr>
      <w:r w:rsidRPr="006C2A02">
        <w:rPr>
          <w:u w:val="single"/>
        </w:rPr>
        <w:t>Activity: Applications Designs</w:t>
      </w:r>
    </w:p>
    <w:p w14:paraId="68BDF41E" w14:textId="77777777" w:rsidR="009D1464" w:rsidRPr="006C2A02" w:rsidRDefault="00B64D4E" w:rsidP="009D1464">
      <w:pPr>
        <w:pStyle w:val="ListParagraph"/>
        <w:numPr>
          <w:ilvl w:val="0"/>
          <w:numId w:val="16"/>
        </w:numPr>
      </w:pPr>
      <w:r w:rsidRPr="006C2A02">
        <w:t>Design the applications for:</w:t>
      </w:r>
    </w:p>
    <w:p w14:paraId="008BD222" w14:textId="7BC25182" w:rsidR="00B64D4E" w:rsidRPr="006C2A02" w:rsidRDefault="00B64D4E" w:rsidP="009D1464">
      <w:pPr>
        <w:pStyle w:val="ListParagraph"/>
        <w:numPr>
          <w:ilvl w:val="1"/>
          <w:numId w:val="16"/>
        </w:numPr>
      </w:pPr>
      <w:r w:rsidRPr="006C2A02">
        <w:t>The entrance of the event</w:t>
      </w:r>
    </w:p>
    <w:p w14:paraId="30F0FC78" w14:textId="3E575912" w:rsidR="00B64D4E" w:rsidRPr="006C2A02" w:rsidRDefault="00B64D4E" w:rsidP="009D1464">
      <w:pPr>
        <w:pStyle w:val="ListParagraph"/>
        <w:numPr>
          <w:ilvl w:val="1"/>
          <w:numId w:val="16"/>
        </w:numPr>
      </w:pPr>
      <w:r w:rsidRPr="006C2A02">
        <w:t>The entrance of the camping grounds</w:t>
      </w:r>
    </w:p>
    <w:p w14:paraId="3800DC82" w14:textId="2CA79A48" w:rsidR="00B64D4E" w:rsidRPr="006C2A02" w:rsidRDefault="00B64D4E" w:rsidP="009D1464">
      <w:pPr>
        <w:pStyle w:val="ListParagraph"/>
        <w:numPr>
          <w:ilvl w:val="1"/>
          <w:numId w:val="16"/>
        </w:numPr>
      </w:pPr>
      <w:r w:rsidRPr="006C2A02">
        <w:t>The shops</w:t>
      </w:r>
    </w:p>
    <w:p w14:paraId="34D6970C" w14:textId="0BA304D4" w:rsidR="00B64D4E" w:rsidRPr="006C2A02" w:rsidRDefault="00B64D4E" w:rsidP="009D1464">
      <w:pPr>
        <w:pStyle w:val="ListParagraph"/>
        <w:numPr>
          <w:ilvl w:val="1"/>
          <w:numId w:val="16"/>
        </w:numPr>
      </w:pPr>
      <w:r w:rsidRPr="006C2A02">
        <w:t>The loaning stands</w:t>
      </w:r>
    </w:p>
    <w:p w14:paraId="07FCE7D9" w14:textId="5D70E863" w:rsidR="00B64D4E" w:rsidRPr="006C2A02" w:rsidRDefault="003E6CC3" w:rsidP="009D1464">
      <w:pPr>
        <w:pStyle w:val="ListParagraph"/>
        <w:numPr>
          <w:ilvl w:val="1"/>
          <w:numId w:val="16"/>
        </w:numPr>
      </w:pPr>
      <w:commentRangeStart w:id="148"/>
      <w:r w:rsidRPr="006C2A02">
        <w:t>Monitoring visitors</w:t>
      </w:r>
      <w:commentRangeEnd w:id="148"/>
      <w:r w:rsidR="00380880">
        <w:rPr>
          <w:rStyle w:val="CommentReference"/>
        </w:rPr>
        <w:commentReference w:id="148"/>
      </w:r>
    </w:p>
    <w:p w14:paraId="4F900A63" w14:textId="76E3CE47" w:rsidR="003E6CC3" w:rsidRPr="006C2A02" w:rsidRDefault="003E6CC3" w:rsidP="009D1464">
      <w:pPr>
        <w:pStyle w:val="ListParagraph"/>
        <w:numPr>
          <w:ilvl w:val="1"/>
          <w:numId w:val="16"/>
        </w:numPr>
      </w:pPr>
      <w:r w:rsidRPr="006C2A02">
        <w:t>Monitoring overall event</w:t>
      </w:r>
    </w:p>
    <w:p w14:paraId="1CB90369" w14:textId="67DA6590" w:rsidR="0067078B" w:rsidRPr="006C2A02" w:rsidRDefault="003E6CC3" w:rsidP="00B67EF4">
      <w:pPr>
        <w:pStyle w:val="ListParagraph"/>
        <w:numPr>
          <w:ilvl w:val="1"/>
          <w:numId w:val="16"/>
        </w:numPr>
      </w:pPr>
      <w:r w:rsidRPr="006C2A02">
        <w:t>Receiving information from transaction-log-files to database</w:t>
      </w:r>
    </w:p>
    <w:p w14:paraId="0DDFA7C0" w14:textId="63F7E07A" w:rsidR="005B71E7" w:rsidRPr="006C2A02" w:rsidRDefault="00B67EF4" w:rsidP="005B71E7">
      <w:pPr>
        <w:rPr>
          <w:u w:val="single"/>
        </w:rPr>
      </w:pPr>
      <w:r w:rsidRPr="006C2A02">
        <w:rPr>
          <w:u w:val="single"/>
        </w:rPr>
        <w:t xml:space="preserve">Deliverables for milestone </w:t>
      </w:r>
      <w:r w:rsidRPr="006C2A02">
        <w:rPr>
          <w:b/>
          <w:u w:val="single"/>
        </w:rPr>
        <w:t>M</w:t>
      </w:r>
      <w:r w:rsidR="0067078B" w:rsidRPr="006C2A02">
        <w:rPr>
          <w:b/>
          <w:u w:val="single"/>
        </w:rPr>
        <w:t>2</w:t>
      </w:r>
      <w:r w:rsidRPr="006C2A02">
        <w:rPr>
          <w:u w:val="single"/>
        </w:rPr>
        <w:t>:</w:t>
      </w:r>
    </w:p>
    <w:p w14:paraId="6C05DFF3" w14:textId="20DB0871" w:rsidR="00B67EF4" w:rsidRPr="006C2A02" w:rsidRDefault="007031F0" w:rsidP="00B67EF4">
      <w:pPr>
        <w:pStyle w:val="ListParagraph"/>
        <w:numPr>
          <w:ilvl w:val="0"/>
          <w:numId w:val="2"/>
        </w:numPr>
      </w:pPr>
      <w:r w:rsidRPr="006C2A02">
        <w:t>The process report</w:t>
      </w:r>
    </w:p>
    <w:p w14:paraId="1128ACA4" w14:textId="68B0F555" w:rsidR="007031F0" w:rsidRPr="006C2A02" w:rsidRDefault="007031F0" w:rsidP="00B67EF4">
      <w:pPr>
        <w:pStyle w:val="ListParagraph"/>
        <w:numPr>
          <w:ilvl w:val="0"/>
          <w:numId w:val="2"/>
        </w:numPr>
      </w:pPr>
      <w:r w:rsidRPr="006C2A02">
        <w:t>The setup document</w:t>
      </w:r>
      <w:r w:rsidR="005B71E7" w:rsidRPr="006C2A02">
        <w:t xml:space="preserve"> (contains all designs)</w:t>
      </w:r>
    </w:p>
    <w:p w14:paraId="7F60036C" w14:textId="386D6DB5" w:rsidR="00B67EF4" w:rsidRPr="006C2A02" w:rsidRDefault="00B67EF4" w:rsidP="00B67EF4"/>
    <w:p w14:paraId="5916791E" w14:textId="3E6C9A39" w:rsidR="00B67EF4" w:rsidRPr="006C2A02" w:rsidRDefault="0067078B" w:rsidP="005A65E0">
      <w:pPr>
        <w:pStyle w:val="Heading2"/>
      </w:pPr>
      <w:bookmarkStart w:id="149" w:name="_Toc507493943"/>
      <w:bookmarkStart w:id="150" w:name="_Toc508106391"/>
      <w:r w:rsidRPr="006C2A02">
        <w:t>Phase 3: Build</w:t>
      </w:r>
      <w:bookmarkEnd w:id="149"/>
      <w:bookmarkEnd w:id="150"/>
    </w:p>
    <w:p w14:paraId="676553FF" w14:textId="427A929A" w:rsidR="0067078B" w:rsidRPr="006C2A02" w:rsidRDefault="0067078B" w:rsidP="0067078B">
      <w:pPr>
        <w:rPr>
          <w:u w:val="single"/>
        </w:rPr>
      </w:pPr>
      <w:r w:rsidRPr="006C2A02">
        <w:rPr>
          <w:u w:val="single"/>
        </w:rPr>
        <w:t>Activity: Create Dynamic Website</w:t>
      </w:r>
    </w:p>
    <w:p w14:paraId="73570438" w14:textId="6D5525A4" w:rsidR="007856F2" w:rsidRPr="006C2A02" w:rsidRDefault="00952C64" w:rsidP="00084D11">
      <w:pPr>
        <w:pStyle w:val="ListParagraph"/>
        <w:numPr>
          <w:ilvl w:val="0"/>
          <w:numId w:val="17"/>
        </w:numPr>
      </w:pPr>
      <w:commentRangeStart w:id="151"/>
      <w:r w:rsidRPr="006C2A02">
        <w:t>Add dynamics to static website</w:t>
      </w:r>
      <w:commentRangeEnd w:id="151"/>
      <w:r w:rsidR="00380880">
        <w:rPr>
          <w:rStyle w:val="CommentReference"/>
        </w:rPr>
        <w:commentReference w:id="151"/>
      </w:r>
    </w:p>
    <w:p w14:paraId="16448BE7" w14:textId="7691E575" w:rsidR="0067078B" w:rsidRPr="006C2A02" w:rsidRDefault="0067078B" w:rsidP="0067078B">
      <w:pPr>
        <w:rPr>
          <w:u w:val="single"/>
        </w:rPr>
      </w:pPr>
      <w:r w:rsidRPr="006C2A02">
        <w:rPr>
          <w:u w:val="single"/>
        </w:rPr>
        <w:t>Activity: Build Applications</w:t>
      </w:r>
    </w:p>
    <w:p w14:paraId="561CB476" w14:textId="17DEA90E" w:rsidR="00952C64" w:rsidRPr="006C2A02" w:rsidRDefault="00084D11" w:rsidP="00084D11">
      <w:pPr>
        <w:pStyle w:val="ListParagraph"/>
        <w:numPr>
          <w:ilvl w:val="0"/>
          <w:numId w:val="18"/>
        </w:numPr>
      </w:pPr>
      <w:r w:rsidRPr="006C2A02">
        <w:t>Proceed with the step-by-step process of creating an application</w:t>
      </w:r>
    </w:p>
    <w:p w14:paraId="5BB53836" w14:textId="0A5F4F37" w:rsidR="00084D11" w:rsidRPr="006C2A02" w:rsidRDefault="0067078B" w:rsidP="00084D11">
      <w:pPr>
        <w:rPr>
          <w:u w:val="single"/>
        </w:rPr>
      </w:pPr>
      <w:r w:rsidRPr="006C2A02">
        <w:rPr>
          <w:u w:val="single"/>
        </w:rPr>
        <w:t>Activity: Link Apps to Database</w:t>
      </w:r>
    </w:p>
    <w:p w14:paraId="783B7DA4" w14:textId="2E15A019" w:rsidR="0067078B" w:rsidRPr="006C2A02" w:rsidRDefault="00DC7F00" w:rsidP="0067078B">
      <w:pPr>
        <w:pStyle w:val="ListParagraph"/>
        <w:numPr>
          <w:ilvl w:val="0"/>
          <w:numId w:val="18"/>
        </w:numPr>
      </w:pPr>
      <w:r w:rsidRPr="006C2A02">
        <w:t>Proceed with the step-by-step process of linking apps to database</w:t>
      </w:r>
    </w:p>
    <w:p w14:paraId="6C16BFF1" w14:textId="7199C996" w:rsidR="0067078B" w:rsidRPr="006C2A02" w:rsidRDefault="0067078B" w:rsidP="0067078B">
      <w:pPr>
        <w:rPr>
          <w:u w:val="single"/>
        </w:rPr>
      </w:pPr>
      <w:r w:rsidRPr="006C2A02">
        <w:rPr>
          <w:u w:val="single"/>
        </w:rPr>
        <w:t xml:space="preserve">Deliverables for milestone </w:t>
      </w:r>
      <w:r w:rsidRPr="006C2A02">
        <w:rPr>
          <w:b/>
          <w:u w:val="single"/>
        </w:rPr>
        <w:t>M3</w:t>
      </w:r>
      <w:r w:rsidRPr="006C2A02">
        <w:rPr>
          <w:u w:val="single"/>
        </w:rPr>
        <w:t>:</w:t>
      </w:r>
    </w:p>
    <w:p w14:paraId="7A559ACE" w14:textId="169D52E6" w:rsidR="00387D8B" w:rsidRPr="006C2A02" w:rsidRDefault="00F60F42" w:rsidP="004C5416">
      <w:pPr>
        <w:pStyle w:val="ListParagraph"/>
        <w:numPr>
          <w:ilvl w:val="0"/>
          <w:numId w:val="2"/>
        </w:numPr>
      </w:pPr>
      <w:r w:rsidRPr="006C2A02">
        <w:t>Applications prototypes</w:t>
      </w:r>
    </w:p>
    <w:p w14:paraId="2C8200A5" w14:textId="7A60D48B" w:rsidR="00F60F42" w:rsidRPr="006C2A02" w:rsidRDefault="00F60F42" w:rsidP="004C5416">
      <w:pPr>
        <w:pStyle w:val="ListParagraph"/>
        <w:numPr>
          <w:ilvl w:val="0"/>
          <w:numId w:val="2"/>
        </w:numPr>
      </w:pPr>
      <w:r w:rsidRPr="006C2A02">
        <w:t>Database prototype</w:t>
      </w:r>
    </w:p>
    <w:p w14:paraId="6FC6CCB5" w14:textId="64D6232E" w:rsidR="00F60F42" w:rsidRPr="006C2A02" w:rsidRDefault="00F60F42" w:rsidP="004C5416">
      <w:pPr>
        <w:pStyle w:val="ListParagraph"/>
        <w:numPr>
          <w:ilvl w:val="0"/>
          <w:numId w:val="2"/>
        </w:numPr>
      </w:pPr>
      <w:r w:rsidRPr="006C2A02">
        <w:t>Unofficial website release</w:t>
      </w:r>
    </w:p>
    <w:p w14:paraId="54AB3B64" w14:textId="0BCB273E" w:rsidR="00B67EF4" w:rsidRPr="006C2A02" w:rsidRDefault="00B67EF4" w:rsidP="00B67EF4"/>
    <w:p w14:paraId="76B1CAE9" w14:textId="77777777" w:rsidR="00117F8F" w:rsidRPr="006C2A02" w:rsidRDefault="00117F8F" w:rsidP="005A65E0">
      <w:pPr>
        <w:pStyle w:val="Heading2"/>
      </w:pPr>
    </w:p>
    <w:p w14:paraId="0BAD1B4A" w14:textId="73D96983" w:rsidR="0067078B" w:rsidRPr="006C2A02" w:rsidRDefault="0067078B" w:rsidP="005A65E0">
      <w:pPr>
        <w:pStyle w:val="Heading2"/>
      </w:pPr>
      <w:bookmarkStart w:id="152" w:name="_Toc507493944"/>
      <w:bookmarkStart w:id="153" w:name="_Toc508106392"/>
      <w:r w:rsidRPr="006C2A02">
        <w:t>Phase 4: Test</w:t>
      </w:r>
      <w:bookmarkEnd w:id="152"/>
      <w:bookmarkEnd w:id="153"/>
    </w:p>
    <w:p w14:paraId="5CFEE9B3" w14:textId="0D615A45" w:rsidR="0067078B" w:rsidRPr="006C2A02" w:rsidRDefault="0067078B" w:rsidP="0067078B">
      <w:pPr>
        <w:rPr>
          <w:u w:val="single"/>
        </w:rPr>
      </w:pPr>
      <w:r w:rsidRPr="006C2A02">
        <w:rPr>
          <w:u w:val="single"/>
        </w:rPr>
        <w:t>Activity: Demonstrate Software Solution</w:t>
      </w:r>
    </w:p>
    <w:p w14:paraId="6AD0B0A0" w14:textId="1F78F739" w:rsidR="007E3658" w:rsidRPr="006C2A02" w:rsidRDefault="007E3658" w:rsidP="007E3658">
      <w:pPr>
        <w:pStyle w:val="ListParagraph"/>
        <w:numPr>
          <w:ilvl w:val="0"/>
          <w:numId w:val="19"/>
        </w:numPr>
      </w:pPr>
      <w:r w:rsidRPr="006C2A02">
        <w:t>Create presentation</w:t>
      </w:r>
    </w:p>
    <w:p w14:paraId="7EB11B92" w14:textId="0D4031F0" w:rsidR="007E3658" w:rsidRPr="006C2A02" w:rsidRDefault="007E3658" w:rsidP="007E3658">
      <w:pPr>
        <w:pStyle w:val="ListParagraph"/>
        <w:numPr>
          <w:ilvl w:val="0"/>
          <w:numId w:val="19"/>
        </w:numPr>
      </w:pPr>
      <w:r w:rsidRPr="006C2A02">
        <w:t>Demonstrate the prototypes</w:t>
      </w:r>
    </w:p>
    <w:p w14:paraId="72C8800D" w14:textId="5FC7ED34" w:rsidR="007E3658" w:rsidRPr="006C2A02" w:rsidRDefault="007E3658" w:rsidP="007E3658">
      <w:pPr>
        <w:pStyle w:val="ListParagraph"/>
        <w:numPr>
          <w:ilvl w:val="0"/>
          <w:numId w:val="19"/>
        </w:numPr>
      </w:pPr>
      <w:r w:rsidRPr="006C2A02">
        <w:t>Receive feedback</w:t>
      </w:r>
    </w:p>
    <w:p w14:paraId="0BEA4AFF" w14:textId="13E3DEA0" w:rsidR="0067078B" w:rsidRPr="006C2A02" w:rsidRDefault="0067078B" w:rsidP="0067078B">
      <w:pPr>
        <w:rPr>
          <w:u w:val="single"/>
        </w:rPr>
      </w:pPr>
      <w:r w:rsidRPr="006C2A02">
        <w:rPr>
          <w:u w:val="single"/>
        </w:rPr>
        <w:t>Activity: Create Test Report</w:t>
      </w:r>
    </w:p>
    <w:p w14:paraId="27E067D5" w14:textId="58D7B05F" w:rsidR="007E3658" w:rsidRPr="006C2A02" w:rsidRDefault="007E3658" w:rsidP="007E3658">
      <w:pPr>
        <w:pStyle w:val="ListParagraph"/>
        <w:numPr>
          <w:ilvl w:val="0"/>
          <w:numId w:val="20"/>
        </w:numPr>
      </w:pPr>
      <w:r w:rsidRPr="006C2A02">
        <w:t>Note down feedback</w:t>
      </w:r>
    </w:p>
    <w:p w14:paraId="659600A7" w14:textId="3953CA02" w:rsidR="00D36C41" w:rsidRPr="006C2A02" w:rsidRDefault="00D36C41" w:rsidP="007E3658">
      <w:pPr>
        <w:pStyle w:val="ListParagraph"/>
        <w:numPr>
          <w:ilvl w:val="0"/>
          <w:numId w:val="20"/>
        </w:numPr>
      </w:pPr>
      <w:r w:rsidRPr="006C2A02">
        <w:t>Create report</w:t>
      </w:r>
    </w:p>
    <w:p w14:paraId="5E7974C8" w14:textId="16BA520B" w:rsidR="00D36C41" w:rsidRPr="006C2A02" w:rsidRDefault="00D36C41" w:rsidP="007E3658">
      <w:pPr>
        <w:pStyle w:val="ListParagraph"/>
        <w:numPr>
          <w:ilvl w:val="0"/>
          <w:numId w:val="20"/>
        </w:numPr>
      </w:pPr>
      <w:r w:rsidRPr="006C2A02">
        <w:t>Give report to client</w:t>
      </w:r>
    </w:p>
    <w:p w14:paraId="2BD265CF" w14:textId="2ACB957D" w:rsidR="0067078B" w:rsidRPr="006C2A02" w:rsidRDefault="0067078B" w:rsidP="0067078B">
      <w:pPr>
        <w:rPr>
          <w:u w:val="single"/>
        </w:rPr>
      </w:pPr>
      <w:r w:rsidRPr="006C2A02">
        <w:rPr>
          <w:u w:val="single"/>
        </w:rPr>
        <w:t>Activity: Make Necessary Changes</w:t>
      </w:r>
    </w:p>
    <w:p w14:paraId="2E2F1D25" w14:textId="46D0034E" w:rsidR="00D36C41" w:rsidRPr="006C2A02" w:rsidRDefault="00D36C41" w:rsidP="00D36C41">
      <w:pPr>
        <w:pStyle w:val="ListParagraph"/>
        <w:numPr>
          <w:ilvl w:val="0"/>
          <w:numId w:val="2"/>
        </w:numPr>
        <w:rPr>
          <w:u w:val="single"/>
        </w:rPr>
      </w:pPr>
      <w:r w:rsidRPr="006C2A02">
        <w:t>Make the changes based on the test report</w:t>
      </w:r>
    </w:p>
    <w:p w14:paraId="6CD5A466" w14:textId="6D841ED2" w:rsidR="0067078B" w:rsidRPr="006C2A02" w:rsidRDefault="0067078B" w:rsidP="0067078B">
      <w:pPr>
        <w:rPr>
          <w:u w:val="single"/>
        </w:rPr>
      </w:pPr>
      <w:r w:rsidRPr="006C2A02">
        <w:rPr>
          <w:u w:val="single"/>
        </w:rPr>
        <w:t xml:space="preserve">Deliverables for milestone </w:t>
      </w:r>
      <w:r w:rsidRPr="006C2A02">
        <w:rPr>
          <w:b/>
          <w:u w:val="single"/>
        </w:rPr>
        <w:t>M4</w:t>
      </w:r>
      <w:r w:rsidRPr="006C2A02">
        <w:rPr>
          <w:u w:val="single"/>
        </w:rPr>
        <w:t>:</w:t>
      </w:r>
    </w:p>
    <w:p w14:paraId="5B10BDDC" w14:textId="1894ABF9" w:rsidR="0067078B" w:rsidRPr="006C2A02" w:rsidRDefault="002E0A6C" w:rsidP="0067078B">
      <w:pPr>
        <w:pStyle w:val="ListParagraph"/>
        <w:numPr>
          <w:ilvl w:val="0"/>
          <w:numId w:val="2"/>
        </w:numPr>
      </w:pPr>
      <w:r w:rsidRPr="006C2A02">
        <w:t>Test Report</w:t>
      </w:r>
    </w:p>
    <w:p w14:paraId="5F32B280" w14:textId="36F6CD64" w:rsidR="0067078B" w:rsidRPr="006C2A02" w:rsidRDefault="0067078B" w:rsidP="0067078B"/>
    <w:p w14:paraId="35323697" w14:textId="58815E9A" w:rsidR="0067078B" w:rsidRPr="006C2A02" w:rsidRDefault="0067078B" w:rsidP="005A65E0">
      <w:pPr>
        <w:pStyle w:val="Heading2"/>
      </w:pPr>
      <w:bookmarkStart w:id="154" w:name="_Toc507493945"/>
      <w:bookmarkStart w:id="155" w:name="_Toc508106393"/>
      <w:r w:rsidRPr="006C2A02">
        <w:t>Phase 5: Deploy</w:t>
      </w:r>
      <w:bookmarkEnd w:id="154"/>
      <w:bookmarkEnd w:id="155"/>
    </w:p>
    <w:p w14:paraId="05B5A8B2" w14:textId="486E9C2A" w:rsidR="000B27A5" w:rsidRPr="006C2A02" w:rsidRDefault="0067078B" w:rsidP="000B27A5">
      <w:pPr>
        <w:rPr>
          <w:u w:val="single"/>
        </w:rPr>
      </w:pPr>
      <w:r w:rsidRPr="006C2A02">
        <w:rPr>
          <w:u w:val="single"/>
        </w:rPr>
        <w:t>Activity: Install Apps on Devices</w:t>
      </w:r>
    </w:p>
    <w:p w14:paraId="5669E075" w14:textId="19DC0B89" w:rsidR="000B27A5" w:rsidRPr="006C2A02" w:rsidRDefault="000B27A5" w:rsidP="000B27A5">
      <w:pPr>
        <w:pStyle w:val="ListParagraph"/>
        <w:numPr>
          <w:ilvl w:val="0"/>
          <w:numId w:val="2"/>
        </w:numPr>
      </w:pPr>
      <w:r w:rsidRPr="006C2A02">
        <w:t>Optimize devices for compatibility (if necessary)</w:t>
      </w:r>
    </w:p>
    <w:p w14:paraId="4B3AC436" w14:textId="645C2F20" w:rsidR="000B27A5" w:rsidRPr="006C2A02" w:rsidRDefault="0067078B" w:rsidP="000B27A5">
      <w:pPr>
        <w:rPr>
          <w:u w:val="single"/>
        </w:rPr>
      </w:pPr>
      <w:r w:rsidRPr="006C2A02">
        <w:rPr>
          <w:u w:val="single"/>
        </w:rPr>
        <w:t>Activity: Presentation</w:t>
      </w:r>
    </w:p>
    <w:p w14:paraId="3F88C7E6" w14:textId="5B03A8CC" w:rsidR="000B27A5" w:rsidRPr="006C2A02" w:rsidRDefault="000B27A5" w:rsidP="000B27A5">
      <w:pPr>
        <w:pStyle w:val="ListParagraph"/>
        <w:numPr>
          <w:ilvl w:val="0"/>
          <w:numId w:val="22"/>
        </w:numPr>
      </w:pPr>
      <w:r w:rsidRPr="006C2A02">
        <w:t>Create presentation</w:t>
      </w:r>
    </w:p>
    <w:p w14:paraId="045D359A" w14:textId="40E949A5" w:rsidR="000B27A5" w:rsidRPr="006C2A02" w:rsidRDefault="000B27A5" w:rsidP="000B27A5">
      <w:pPr>
        <w:pStyle w:val="ListParagraph"/>
        <w:numPr>
          <w:ilvl w:val="0"/>
          <w:numId w:val="22"/>
        </w:numPr>
      </w:pPr>
      <w:r w:rsidRPr="006C2A02">
        <w:t xml:space="preserve">Set date to present and make </w:t>
      </w:r>
      <w:r w:rsidR="00BF182B" w:rsidRPr="006C2A02">
        <w:t>preparations</w:t>
      </w:r>
    </w:p>
    <w:p w14:paraId="1F293396" w14:textId="233802C5" w:rsidR="000B27A5" w:rsidRPr="006C2A02" w:rsidRDefault="000B27A5" w:rsidP="000B27A5">
      <w:pPr>
        <w:pStyle w:val="ListParagraph"/>
        <w:numPr>
          <w:ilvl w:val="0"/>
          <w:numId w:val="22"/>
        </w:numPr>
      </w:pPr>
      <w:r w:rsidRPr="006C2A02">
        <w:t>Present to client and</w:t>
      </w:r>
      <w:r w:rsidR="00BF182B" w:rsidRPr="006C2A02">
        <w:t xml:space="preserve"> company</w:t>
      </w:r>
    </w:p>
    <w:p w14:paraId="6E1C648D" w14:textId="7358392F" w:rsidR="0067078B" w:rsidRPr="006C2A02" w:rsidRDefault="0067078B" w:rsidP="0067078B">
      <w:pPr>
        <w:rPr>
          <w:u w:val="single"/>
        </w:rPr>
      </w:pPr>
      <w:r w:rsidRPr="006C2A02">
        <w:rPr>
          <w:u w:val="single"/>
        </w:rPr>
        <w:t>Activity: Create Manual</w:t>
      </w:r>
    </w:p>
    <w:p w14:paraId="621DFFF8" w14:textId="5A904DF2" w:rsidR="0067078B" w:rsidRPr="006C2A02" w:rsidRDefault="00BF182B" w:rsidP="00BF182B">
      <w:pPr>
        <w:pStyle w:val="ListParagraph"/>
        <w:numPr>
          <w:ilvl w:val="0"/>
          <w:numId w:val="23"/>
        </w:numPr>
        <w:rPr>
          <w:u w:val="single"/>
        </w:rPr>
      </w:pPr>
      <w:r w:rsidRPr="006C2A02">
        <w:t>Create manual</w:t>
      </w:r>
      <w:r w:rsidR="003E0BDD" w:rsidRPr="006C2A02">
        <w:t xml:space="preserve"> for applications</w:t>
      </w:r>
      <w:r w:rsidR="00E17769" w:rsidRPr="006C2A02">
        <w:t xml:space="preserve"> and database</w:t>
      </w:r>
    </w:p>
    <w:p w14:paraId="05FB3230" w14:textId="3BF2F59E" w:rsidR="00BF182B" w:rsidRPr="006C2A02" w:rsidRDefault="003E0BDD" w:rsidP="00BF182B">
      <w:pPr>
        <w:pStyle w:val="ListParagraph"/>
        <w:numPr>
          <w:ilvl w:val="0"/>
          <w:numId w:val="23"/>
        </w:numPr>
        <w:rPr>
          <w:u w:val="single"/>
        </w:rPr>
      </w:pPr>
      <w:r w:rsidRPr="006C2A02">
        <w:t>Verify with client if manual is understandable to read</w:t>
      </w:r>
      <w:r w:rsidR="00047980">
        <w:t xml:space="preserve"> for all event workers</w:t>
      </w:r>
    </w:p>
    <w:p w14:paraId="65AC2C7F" w14:textId="5379D284" w:rsidR="003E0BDD" w:rsidRPr="006C2A02" w:rsidRDefault="003E0BDD" w:rsidP="00BF182B">
      <w:pPr>
        <w:pStyle w:val="ListParagraph"/>
        <w:numPr>
          <w:ilvl w:val="0"/>
          <w:numId w:val="23"/>
        </w:numPr>
        <w:rPr>
          <w:u w:val="single"/>
        </w:rPr>
      </w:pPr>
      <w:r w:rsidRPr="006C2A02">
        <w:t>Deliver manual to client after making the necessary changes</w:t>
      </w:r>
    </w:p>
    <w:p w14:paraId="2C5094D6" w14:textId="7D18782B" w:rsidR="0067078B" w:rsidRPr="006C2A02" w:rsidRDefault="0067078B" w:rsidP="0067078B">
      <w:pPr>
        <w:rPr>
          <w:u w:val="single"/>
        </w:rPr>
      </w:pPr>
      <w:r w:rsidRPr="006C2A02">
        <w:rPr>
          <w:u w:val="single"/>
        </w:rPr>
        <w:t xml:space="preserve">Deliverables for milestone </w:t>
      </w:r>
      <w:r w:rsidRPr="006C2A02">
        <w:rPr>
          <w:b/>
          <w:u w:val="single"/>
        </w:rPr>
        <w:t>M5</w:t>
      </w:r>
      <w:r w:rsidRPr="006C2A02">
        <w:rPr>
          <w:u w:val="single"/>
        </w:rPr>
        <w:t>:</w:t>
      </w:r>
    </w:p>
    <w:p w14:paraId="2A6AAF82" w14:textId="2947EFAA" w:rsidR="0067078B" w:rsidRPr="006C2A02" w:rsidRDefault="00EC4246" w:rsidP="0067078B">
      <w:pPr>
        <w:pStyle w:val="ListParagraph"/>
        <w:numPr>
          <w:ilvl w:val="0"/>
          <w:numId w:val="2"/>
        </w:numPr>
      </w:pPr>
      <w:r w:rsidRPr="006C2A02">
        <w:t>All applications</w:t>
      </w:r>
    </w:p>
    <w:p w14:paraId="47C214EA" w14:textId="56359003" w:rsidR="00EC4246" w:rsidRPr="006C2A02" w:rsidRDefault="00EC4246" w:rsidP="0067078B">
      <w:pPr>
        <w:pStyle w:val="ListParagraph"/>
        <w:numPr>
          <w:ilvl w:val="0"/>
          <w:numId w:val="2"/>
        </w:numPr>
      </w:pPr>
      <w:r w:rsidRPr="006C2A02">
        <w:t>The database</w:t>
      </w:r>
    </w:p>
    <w:p w14:paraId="5FE2AE63" w14:textId="23D49D29" w:rsidR="00EC4246" w:rsidRPr="006C2A02" w:rsidRDefault="00EC4246" w:rsidP="0067078B">
      <w:pPr>
        <w:pStyle w:val="ListParagraph"/>
        <w:numPr>
          <w:ilvl w:val="0"/>
          <w:numId w:val="2"/>
        </w:numPr>
      </w:pPr>
      <w:r w:rsidRPr="006C2A02">
        <w:t>Fully functional website</w:t>
      </w:r>
      <w:r w:rsidR="00F60F42" w:rsidRPr="006C2A02">
        <w:t xml:space="preserve"> released</w:t>
      </w:r>
    </w:p>
    <w:p w14:paraId="2AED4140" w14:textId="38093468" w:rsidR="00EC4246" w:rsidRPr="006C2A02" w:rsidRDefault="00EC4246" w:rsidP="0067078B">
      <w:pPr>
        <w:pStyle w:val="ListParagraph"/>
        <w:numPr>
          <w:ilvl w:val="0"/>
          <w:numId w:val="2"/>
        </w:numPr>
      </w:pPr>
      <w:r w:rsidRPr="006C2A02">
        <w:t>Presentation of the software solution</w:t>
      </w:r>
    </w:p>
    <w:p w14:paraId="542C4CE0" w14:textId="598286EC" w:rsidR="00DC34C0" w:rsidRPr="006C2A02" w:rsidRDefault="00DC34C0" w:rsidP="0067078B">
      <w:pPr>
        <w:pStyle w:val="ListParagraph"/>
        <w:numPr>
          <w:ilvl w:val="0"/>
          <w:numId w:val="2"/>
        </w:numPr>
      </w:pPr>
      <w:r w:rsidRPr="006C2A02">
        <w:t>Manual</w:t>
      </w:r>
    </w:p>
    <w:p w14:paraId="7F7EE917" w14:textId="01FA9401" w:rsidR="00793047" w:rsidRPr="006C2A02" w:rsidRDefault="00793047">
      <w:r w:rsidRPr="006C2A02">
        <w:br w:type="page"/>
      </w:r>
    </w:p>
    <w:p w14:paraId="050CA064" w14:textId="7556576C" w:rsidR="00793047" w:rsidRPr="006C2A02" w:rsidRDefault="005526C7" w:rsidP="005A65E0">
      <w:pPr>
        <w:pStyle w:val="Heading1"/>
      </w:pPr>
      <w:bookmarkStart w:id="156" w:name="_Toc508106394"/>
      <w:r w:rsidRPr="006C2A02">
        <w:lastRenderedPageBreak/>
        <w:t>Project Management Approach</w:t>
      </w:r>
      <w:bookmarkEnd w:id="156"/>
    </w:p>
    <w:p w14:paraId="5E81E7D2" w14:textId="77777777" w:rsidR="00EC000A" w:rsidRPr="006C2A02" w:rsidRDefault="00EC000A" w:rsidP="005A65E0">
      <w:pPr>
        <w:pStyle w:val="Heading2"/>
      </w:pPr>
    </w:p>
    <w:p w14:paraId="40C46E7E" w14:textId="62B896E6" w:rsidR="00986565" w:rsidRPr="006C2A02" w:rsidRDefault="00AD6A6F" w:rsidP="005A65E0">
      <w:pPr>
        <w:pStyle w:val="Heading2"/>
      </w:pPr>
      <w:bookmarkStart w:id="157" w:name="_Toc507493947"/>
      <w:bookmarkStart w:id="158" w:name="_Toc508106395"/>
      <w:r w:rsidRPr="006C2A02">
        <w:t>Roles</w:t>
      </w:r>
      <w:r w:rsidR="00B014D8" w:rsidRPr="006C2A02">
        <w:t xml:space="preserve"> and Responsibilities</w:t>
      </w:r>
      <w:bookmarkEnd w:id="157"/>
      <w:bookmarkEnd w:id="158"/>
    </w:p>
    <w:tbl>
      <w:tblPr>
        <w:tblStyle w:val="TableGrid"/>
        <w:tblW w:w="0" w:type="auto"/>
        <w:tblLook w:val="04A0" w:firstRow="1" w:lastRow="0" w:firstColumn="1" w:lastColumn="0" w:noHBand="0" w:noVBand="1"/>
      </w:tblPr>
      <w:tblGrid>
        <w:gridCol w:w="2245"/>
        <w:gridCol w:w="3765"/>
        <w:gridCol w:w="3006"/>
      </w:tblGrid>
      <w:tr w:rsidR="00653CD0" w:rsidRPr="006C2A02" w14:paraId="478DD6BB" w14:textId="77777777" w:rsidTr="00653CD0">
        <w:tc>
          <w:tcPr>
            <w:tcW w:w="2245" w:type="dxa"/>
          </w:tcPr>
          <w:p w14:paraId="6607DA31" w14:textId="08F98288" w:rsidR="00653CD0" w:rsidRPr="006C2A02" w:rsidRDefault="00653CD0" w:rsidP="00B014D8">
            <w:pPr>
              <w:rPr>
                <w:b/>
              </w:rPr>
            </w:pPr>
            <w:r w:rsidRPr="006C2A02">
              <w:rPr>
                <w:b/>
              </w:rPr>
              <w:t>Role</w:t>
            </w:r>
          </w:p>
        </w:tc>
        <w:tc>
          <w:tcPr>
            <w:tcW w:w="3765" w:type="dxa"/>
          </w:tcPr>
          <w:p w14:paraId="564A7EFD" w14:textId="38D02FCE" w:rsidR="00653CD0" w:rsidRPr="006C2A02" w:rsidRDefault="00653CD0" w:rsidP="00B014D8">
            <w:pPr>
              <w:rPr>
                <w:b/>
              </w:rPr>
            </w:pPr>
            <w:r w:rsidRPr="006C2A02">
              <w:rPr>
                <w:b/>
              </w:rPr>
              <w:t>Responsibilities</w:t>
            </w:r>
          </w:p>
        </w:tc>
        <w:tc>
          <w:tcPr>
            <w:tcW w:w="3006" w:type="dxa"/>
          </w:tcPr>
          <w:p w14:paraId="02F68D0D" w14:textId="34F03C5C" w:rsidR="00653CD0" w:rsidRPr="006C2A02" w:rsidRDefault="00653CD0" w:rsidP="00B014D8">
            <w:pPr>
              <w:rPr>
                <w:b/>
              </w:rPr>
            </w:pPr>
            <w:r w:rsidRPr="006C2A02">
              <w:rPr>
                <w:b/>
              </w:rPr>
              <w:t>Participant(s)</w:t>
            </w:r>
          </w:p>
        </w:tc>
      </w:tr>
      <w:tr w:rsidR="00A51566" w:rsidRPr="006C2A02" w14:paraId="40F46ED7" w14:textId="77777777" w:rsidTr="00653CD0">
        <w:tc>
          <w:tcPr>
            <w:tcW w:w="2245" w:type="dxa"/>
          </w:tcPr>
          <w:p w14:paraId="609AE3CE" w14:textId="2CE69C78" w:rsidR="00A51566" w:rsidRPr="006C2A02" w:rsidRDefault="00A51566" w:rsidP="00B014D8">
            <w:r w:rsidRPr="006C2A02">
              <w:t>Project Sponsor</w:t>
            </w:r>
          </w:p>
        </w:tc>
        <w:tc>
          <w:tcPr>
            <w:tcW w:w="3765" w:type="dxa"/>
          </w:tcPr>
          <w:p w14:paraId="3FE1EB56" w14:textId="77777777" w:rsidR="00A51566" w:rsidRPr="006C2A02" w:rsidRDefault="00A51566" w:rsidP="00E46E06">
            <w:pPr>
              <w:pStyle w:val="ListParagraph"/>
              <w:numPr>
                <w:ilvl w:val="0"/>
                <w:numId w:val="24"/>
              </w:numPr>
              <w:ind w:left="346"/>
            </w:pPr>
            <w:r w:rsidRPr="006C2A02">
              <w:t>Ultimate decision-maker</w:t>
            </w:r>
          </w:p>
          <w:p w14:paraId="7B180D3B" w14:textId="77777777" w:rsidR="00A51566" w:rsidRPr="006C2A02" w:rsidRDefault="00A51566" w:rsidP="00E46E06">
            <w:pPr>
              <w:pStyle w:val="ListParagraph"/>
              <w:numPr>
                <w:ilvl w:val="0"/>
                <w:numId w:val="24"/>
              </w:numPr>
              <w:ind w:left="346"/>
            </w:pPr>
            <w:r w:rsidRPr="006C2A02">
              <w:t>Provide project oversight and guidance</w:t>
            </w:r>
          </w:p>
          <w:p w14:paraId="31223EA9" w14:textId="1BD153A5" w:rsidR="00A51566" w:rsidRPr="006C2A02" w:rsidRDefault="00A51566" w:rsidP="00E46E06">
            <w:pPr>
              <w:pStyle w:val="ListParagraph"/>
              <w:numPr>
                <w:ilvl w:val="0"/>
                <w:numId w:val="24"/>
              </w:numPr>
              <w:ind w:left="346"/>
            </w:pPr>
            <w:r w:rsidRPr="006C2A02">
              <w:t>Review and approve some project elements</w:t>
            </w:r>
          </w:p>
        </w:tc>
        <w:tc>
          <w:tcPr>
            <w:tcW w:w="3006" w:type="dxa"/>
          </w:tcPr>
          <w:p w14:paraId="09CAB7A8" w14:textId="1D003BBC" w:rsidR="00A51566" w:rsidRPr="006C2A02" w:rsidRDefault="007B7DF9" w:rsidP="00B014D8">
            <w:r w:rsidRPr="006C2A02">
              <w:t>André A. Postma</w:t>
            </w:r>
          </w:p>
        </w:tc>
      </w:tr>
      <w:tr w:rsidR="00A51566" w:rsidRPr="006C2A02" w14:paraId="385B8C39" w14:textId="77777777" w:rsidTr="00653CD0">
        <w:tc>
          <w:tcPr>
            <w:tcW w:w="2245" w:type="dxa"/>
          </w:tcPr>
          <w:p w14:paraId="443DD4A3" w14:textId="6B160FCE" w:rsidR="00A51566" w:rsidRPr="006C2A02" w:rsidRDefault="00E46E06" w:rsidP="00B014D8">
            <w:r w:rsidRPr="006C2A02">
              <w:t>Mentor</w:t>
            </w:r>
          </w:p>
        </w:tc>
        <w:tc>
          <w:tcPr>
            <w:tcW w:w="3765" w:type="dxa"/>
          </w:tcPr>
          <w:p w14:paraId="4E94BDA8" w14:textId="77777777" w:rsidR="00A51566" w:rsidRPr="006C2A02" w:rsidRDefault="00E46E06" w:rsidP="00E46E06">
            <w:pPr>
              <w:pStyle w:val="ListParagraph"/>
              <w:numPr>
                <w:ilvl w:val="0"/>
                <w:numId w:val="24"/>
              </w:numPr>
              <w:ind w:left="346"/>
            </w:pPr>
            <w:r w:rsidRPr="006C2A02">
              <w:t>Provides direction to Project Leader</w:t>
            </w:r>
          </w:p>
          <w:p w14:paraId="49AEC966" w14:textId="77777777" w:rsidR="00E46E06" w:rsidRPr="006C2A02" w:rsidRDefault="00E46E06" w:rsidP="00E46E06">
            <w:pPr>
              <w:pStyle w:val="ListParagraph"/>
              <w:numPr>
                <w:ilvl w:val="0"/>
                <w:numId w:val="24"/>
              </w:numPr>
              <w:ind w:left="346"/>
            </w:pPr>
            <w:r w:rsidRPr="006C2A02">
              <w:t>Review project deliverables</w:t>
            </w:r>
          </w:p>
          <w:p w14:paraId="13134763" w14:textId="532A7A44" w:rsidR="00E46E06" w:rsidRPr="006C2A02" w:rsidRDefault="00E46E06" w:rsidP="00E46E06">
            <w:pPr>
              <w:pStyle w:val="ListParagraph"/>
              <w:numPr>
                <w:ilvl w:val="0"/>
                <w:numId w:val="24"/>
              </w:numPr>
              <w:ind w:left="346"/>
            </w:pPr>
            <w:r w:rsidRPr="006C2A02">
              <w:t>Approves usage of ISSD equipment and makes suggestions</w:t>
            </w:r>
          </w:p>
        </w:tc>
        <w:tc>
          <w:tcPr>
            <w:tcW w:w="3006" w:type="dxa"/>
          </w:tcPr>
          <w:p w14:paraId="65A65018" w14:textId="41DF6BE4" w:rsidR="00A51566" w:rsidRPr="006C2A02" w:rsidRDefault="00BF1442" w:rsidP="00B014D8">
            <w:r w:rsidRPr="006C2A02">
              <w:t>Gerald Hilderink</w:t>
            </w:r>
          </w:p>
        </w:tc>
      </w:tr>
      <w:tr w:rsidR="00653CD0" w:rsidRPr="006C2A02" w14:paraId="3946F813" w14:textId="77777777" w:rsidTr="00653CD0">
        <w:tc>
          <w:tcPr>
            <w:tcW w:w="2245" w:type="dxa"/>
          </w:tcPr>
          <w:p w14:paraId="2773A7D1" w14:textId="0D4B8460" w:rsidR="00653CD0" w:rsidRPr="006C2A02" w:rsidRDefault="00907DC9" w:rsidP="00B014D8">
            <w:r w:rsidRPr="006C2A02">
              <w:t>Project Leader</w:t>
            </w:r>
          </w:p>
        </w:tc>
        <w:tc>
          <w:tcPr>
            <w:tcW w:w="3765" w:type="dxa"/>
          </w:tcPr>
          <w:p w14:paraId="5354B1BC" w14:textId="77777777" w:rsidR="009A365A" w:rsidRPr="006C2A02" w:rsidRDefault="0095114C" w:rsidP="00E46E06">
            <w:pPr>
              <w:pStyle w:val="ListParagraph"/>
              <w:numPr>
                <w:ilvl w:val="0"/>
                <w:numId w:val="24"/>
              </w:numPr>
              <w:ind w:left="346"/>
            </w:pPr>
            <w:r w:rsidRPr="006C2A02">
              <w:t>Manages project in accordance to the project plan</w:t>
            </w:r>
          </w:p>
          <w:p w14:paraId="42BFCC47" w14:textId="77777777" w:rsidR="0095114C" w:rsidRPr="006C2A02" w:rsidRDefault="0095114C" w:rsidP="00E46E06">
            <w:pPr>
              <w:pStyle w:val="ListParagraph"/>
              <w:numPr>
                <w:ilvl w:val="0"/>
                <w:numId w:val="24"/>
              </w:numPr>
              <w:ind w:left="346"/>
            </w:pPr>
            <w:r w:rsidRPr="006C2A02">
              <w:t>Provide overall project direction</w:t>
            </w:r>
          </w:p>
          <w:p w14:paraId="406376E4" w14:textId="77777777" w:rsidR="0095114C" w:rsidRPr="006C2A02" w:rsidRDefault="0095114C" w:rsidP="00E46E06">
            <w:pPr>
              <w:pStyle w:val="ListParagraph"/>
              <w:numPr>
                <w:ilvl w:val="0"/>
                <w:numId w:val="24"/>
              </w:numPr>
              <w:ind w:left="346"/>
            </w:pPr>
            <w:r w:rsidRPr="006C2A02">
              <w:t>Direct and lead the team members toward project objectives</w:t>
            </w:r>
          </w:p>
          <w:p w14:paraId="1AF9CC47" w14:textId="7962E0D3" w:rsidR="0095114C" w:rsidRPr="006C2A02" w:rsidRDefault="0095114C" w:rsidP="00E46E06">
            <w:pPr>
              <w:pStyle w:val="ListParagraph"/>
              <w:numPr>
                <w:ilvl w:val="0"/>
                <w:numId w:val="24"/>
              </w:numPr>
              <w:ind w:left="346"/>
            </w:pPr>
            <w:r w:rsidRPr="006C2A02">
              <w:t>Handle problem resolution</w:t>
            </w:r>
          </w:p>
        </w:tc>
        <w:tc>
          <w:tcPr>
            <w:tcW w:w="3006" w:type="dxa"/>
          </w:tcPr>
          <w:p w14:paraId="7C1E80FA" w14:textId="5E812A22" w:rsidR="00653CD0" w:rsidRPr="006C2A02" w:rsidRDefault="00BF1442" w:rsidP="00B014D8">
            <w:r w:rsidRPr="006C2A02">
              <w:t>Talia Santos</w:t>
            </w:r>
          </w:p>
        </w:tc>
      </w:tr>
      <w:tr w:rsidR="00C12835" w:rsidRPr="006C2A02" w14:paraId="41FB6292" w14:textId="77777777" w:rsidTr="00653CD0">
        <w:tc>
          <w:tcPr>
            <w:tcW w:w="2245" w:type="dxa"/>
          </w:tcPr>
          <w:p w14:paraId="624DD550" w14:textId="548DDB67" w:rsidR="00C12835" w:rsidRPr="006C2A02" w:rsidRDefault="00C12835" w:rsidP="00B014D8">
            <w:r w:rsidRPr="006C2A02">
              <w:t>Project Secretary</w:t>
            </w:r>
          </w:p>
        </w:tc>
        <w:tc>
          <w:tcPr>
            <w:tcW w:w="3765" w:type="dxa"/>
          </w:tcPr>
          <w:p w14:paraId="7C44935F" w14:textId="77777777" w:rsidR="00C12835" w:rsidRPr="006C2A02" w:rsidRDefault="00770EFD" w:rsidP="00E46E06">
            <w:pPr>
              <w:pStyle w:val="ListParagraph"/>
              <w:numPr>
                <w:ilvl w:val="0"/>
                <w:numId w:val="24"/>
              </w:numPr>
              <w:ind w:left="346"/>
            </w:pPr>
            <w:r w:rsidRPr="006C2A02">
              <w:t>Maintain all records of the meetings</w:t>
            </w:r>
          </w:p>
          <w:p w14:paraId="5EFD4EFA" w14:textId="2DDFC0BF" w:rsidR="001576BC" w:rsidRPr="006C2A02" w:rsidRDefault="001576BC" w:rsidP="00E46E06">
            <w:pPr>
              <w:pStyle w:val="ListParagraph"/>
              <w:numPr>
                <w:ilvl w:val="0"/>
                <w:numId w:val="24"/>
              </w:numPr>
              <w:ind w:left="346"/>
            </w:pPr>
            <w:r w:rsidRPr="006C2A02">
              <w:t>Sends emails on behalf of the Project Leader</w:t>
            </w:r>
          </w:p>
        </w:tc>
        <w:tc>
          <w:tcPr>
            <w:tcW w:w="3006" w:type="dxa"/>
          </w:tcPr>
          <w:p w14:paraId="36CBC2C2" w14:textId="396D7FD6" w:rsidR="00C12835" w:rsidRPr="006C2A02" w:rsidRDefault="001576BC" w:rsidP="00B014D8">
            <w:r w:rsidRPr="006C2A02">
              <w:t xml:space="preserve">Thanh </w:t>
            </w:r>
            <w:r w:rsidRPr="006C2A02">
              <w:rPr>
                <w:color w:val="262626" w:themeColor="text1" w:themeTint="D9"/>
                <w:lang w:val="pt-PT"/>
              </w:rPr>
              <w:t>Hoàng</w:t>
            </w:r>
          </w:p>
        </w:tc>
      </w:tr>
      <w:tr w:rsidR="001576BC" w:rsidRPr="006C2A02" w14:paraId="64C67907" w14:textId="77777777" w:rsidTr="00653CD0">
        <w:tc>
          <w:tcPr>
            <w:tcW w:w="2245" w:type="dxa"/>
          </w:tcPr>
          <w:p w14:paraId="657E8001" w14:textId="6CF74E36" w:rsidR="001576BC" w:rsidRPr="006C2A02" w:rsidRDefault="001576BC" w:rsidP="00B014D8">
            <w:r w:rsidRPr="006C2A02">
              <w:t>Minute Taker</w:t>
            </w:r>
          </w:p>
        </w:tc>
        <w:tc>
          <w:tcPr>
            <w:tcW w:w="3765" w:type="dxa"/>
          </w:tcPr>
          <w:p w14:paraId="40B58D13" w14:textId="77777777" w:rsidR="001576BC" w:rsidRPr="006C2A02" w:rsidRDefault="001576BC" w:rsidP="00E46E06">
            <w:pPr>
              <w:pStyle w:val="ListParagraph"/>
              <w:numPr>
                <w:ilvl w:val="0"/>
                <w:numId w:val="24"/>
              </w:numPr>
              <w:ind w:left="346"/>
            </w:pPr>
            <w:r w:rsidRPr="006C2A02">
              <w:t>Takes the minutes at every meeting</w:t>
            </w:r>
          </w:p>
          <w:p w14:paraId="41019C13" w14:textId="227BEC00" w:rsidR="001576BC" w:rsidRPr="006C2A02" w:rsidRDefault="001576BC" w:rsidP="00E46E06">
            <w:pPr>
              <w:pStyle w:val="ListParagraph"/>
              <w:numPr>
                <w:ilvl w:val="0"/>
                <w:numId w:val="24"/>
              </w:numPr>
              <w:ind w:left="346"/>
            </w:pPr>
            <w:r w:rsidRPr="006C2A02">
              <w:t>Provides the minutes to all participants</w:t>
            </w:r>
          </w:p>
        </w:tc>
        <w:tc>
          <w:tcPr>
            <w:tcW w:w="3006" w:type="dxa"/>
          </w:tcPr>
          <w:p w14:paraId="75CD6C73" w14:textId="35406906" w:rsidR="001576BC" w:rsidRPr="006C2A02" w:rsidRDefault="00F719C6" w:rsidP="00B014D8">
            <w:r>
              <w:t>Rotates among Project Team</w:t>
            </w:r>
          </w:p>
        </w:tc>
      </w:tr>
      <w:tr w:rsidR="00653CD0" w:rsidRPr="006C2A02" w14:paraId="447F7BF7" w14:textId="77777777" w:rsidTr="00653CD0">
        <w:tc>
          <w:tcPr>
            <w:tcW w:w="2245" w:type="dxa"/>
          </w:tcPr>
          <w:p w14:paraId="72A7B11D" w14:textId="41E32DE7" w:rsidR="00653CD0" w:rsidRPr="006C2A02" w:rsidRDefault="0095114C" w:rsidP="00B014D8">
            <w:r w:rsidRPr="006C2A02">
              <w:t xml:space="preserve">Project </w:t>
            </w:r>
            <w:r w:rsidR="00F719C6">
              <w:t>Team</w:t>
            </w:r>
          </w:p>
        </w:tc>
        <w:tc>
          <w:tcPr>
            <w:tcW w:w="3765" w:type="dxa"/>
          </w:tcPr>
          <w:p w14:paraId="7BF6D630" w14:textId="77777777" w:rsidR="00653CD0" w:rsidRPr="006C2A02" w:rsidRDefault="0095114C" w:rsidP="00E46E06">
            <w:pPr>
              <w:pStyle w:val="ListParagraph"/>
              <w:numPr>
                <w:ilvl w:val="0"/>
                <w:numId w:val="24"/>
              </w:numPr>
              <w:ind w:left="346"/>
            </w:pPr>
            <w:r w:rsidRPr="006C2A02">
              <w:t xml:space="preserve">Understand the </w:t>
            </w:r>
            <w:r w:rsidR="009377CC" w:rsidRPr="006C2A02">
              <w:t>project goal and has the knowledge to carry out the project</w:t>
            </w:r>
          </w:p>
          <w:p w14:paraId="7E59FD9E" w14:textId="77777777" w:rsidR="009377CC" w:rsidRPr="006C2A02" w:rsidRDefault="009377CC" w:rsidP="00E46E06">
            <w:pPr>
              <w:pStyle w:val="ListParagraph"/>
              <w:numPr>
                <w:ilvl w:val="0"/>
                <w:numId w:val="24"/>
              </w:numPr>
              <w:ind w:left="346"/>
            </w:pPr>
            <w:r w:rsidRPr="006C2A02">
              <w:t>Review and approve project deliverables</w:t>
            </w:r>
          </w:p>
          <w:p w14:paraId="264C22F7" w14:textId="77777777" w:rsidR="009377CC" w:rsidRPr="006C2A02" w:rsidRDefault="009377CC" w:rsidP="00E46E06">
            <w:pPr>
              <w:pStyle w:val="ListParagraph"/>
              <w:numPr>
                <w:ilvl w:val="0"/>
                <w:numId w:val="24"/>
              </w:numPr>
              <w:ind w:left="346"/>
            </w:pPr>
            <w:r w:rsidRPr="006C2A02">
              <w:t>Provide knowledge and suggestions</w:t>
            </w:r>
          </w:p>
          <w:p w14:paraId="264298ED" w14:textId="235068BA" w:rsidR="009377CC" w:rsidRPr="006C2A02" w:rsidRDefault="00865BD3" w:rsidP="00E46E06">
            <w:pPr>
              <w:pStyle w:val="ListParagraph"/>
              <w:numPr>
                <w:ilvl w:val="0"/>
                <w:numId w:val="24"/>
              </w:numPr>
              <w:ind w:left="346"/>
            </w:pPr>
            <w:r w:rsidRPr="006C2A02">
              <w:t>Guarantee</w:t>
            </w:r>
            <w:r w:rsidR="009377CC" w:rsidRPr="006C2A02">
              <w:t xml:space="preserve"> quality of products</w:t>
            </w:r>
          </w:p>
        </w:tc>
        <w:tc>
          <w:tcPr>
            <w:tcW w:w="3006" w:type="dxa"/>
          </w:tcPr>
          <w:p w14:paraId="55F0F248" w14:textId="7A53FDB9" w:rsidR="00BF1442" w:rsidRPr="006C2A02" w:rsidRDefault="00BF1442" w:rsidP="00B014D8">
            <w:pPr>
              <w:rPr>
                <w:color w:val="262626" w:themeColor="text1" w:themeTint="D9"/>
                <w:lang w:val="pt-PT"/>
              </w:rPr>
            </w:pPr>
            <w:r w:rsidRPr="006C2A02">
              <w:t>Dholon Akter</w:t>
            </w:r>
          </w:p>
          <w:p w14:paraId="67BBEA64" w14:textId="336F753A" w:rsidR="00BF1442" w:rsidRPr="006C2A02" w:rsidRDefault="00BF1442" w:rsidP="00B014D8">
            <w:pPr>
              <w:rPr>
                <w:color w:val="262626" w:themeColor="text1" w:themeTint="D9"/>
                <w:lang w:val="pt-PT"/>
              </w:rPr>
            </w:pPr>
            <w:r w:rsidRPr="006C2A02">
              <w:rPr>
                <w:color w:val="262626" w:themeColor="text1" w:themeTint="D9"/>
                <w:lang w:val="pt-PT"/>
              </w:rPr>
              <w:t>Chanelle Hart</w:t>
            </w:r>
          </w:p>
          <w:p w14:paraId="2EF2A5D3" w14:textId="77777777" w:rsidR="00BF1442" w:rsidRPr="006C2A02" w:rsidRDefault="00BF1442" w:rsidP="00B014D8">
            <w:pPr>
              <w:rPr>
                <w:color w:val="262626" w:themeColor="text1" w:themeTint="D9"/>
                <w:lang w:val="pt-PT"/>
              </w:rPr>
            </w:pPr>
            <w:r w:rsidRPr="006C2A02">
              <w:rPr>
                <w:color w:val="262626" w:themeColor="text1" w:themeTint="D9"/>
                <w:lang w:val="pt-PT"/>
              </w:rPr>
              <w:t>Thanh Hoàng</w:t>
            </w:r>
          </w:p>
          <w:p w14:paraId="63F18B72" w14:textId="0E0ED695" w:rsidR="00E93BEE" w:rsidRPr="006C2A02" w:rsidRDefault="00E93BEE" w:rsidP="00B014D8">
            <w:pPr>
              <w:rPr>
                <w:color w:val="262626" w:themeColor="text1" w:themeTint="D9"/>
                <w:lang w:val="pt-PT"/>
              </w:rPr>
            </w:pPr>
            <w:r w:rsidRPr="006C2A02">
              <w:t>Talia Santos</w:t>
            </w:r>
          </w:p>
        </w:tc>
      </w:tr>
      <w:tr w:rsidR="00653CD0" w:rsidRPr="006C2A02" w14:paraId="0F536D4B" w14:textId="77777777" w:rsidTr="00653CD0">
        <w:tc>
          <w:tcPr>
            <w:tcW w:w="2245" w:type="dxa"/>
          </w:tcPr>
          <w:p w14:paraId="69C38D9E" w14:textId="67BC298C" w:rsidR="00653CD0" w:rsidRPr="006C2A02" w:rsidRDefault="00E93BEE" w:rsidP="00B014D8">
            <w:r w:rsidRPr="006C2A02">
              <w:t>Subject Matter  Experts</w:t>
            </w:r>
          </w:p>
        </w:tc>
        <w:tc>
          <w:tcPr>
            <w:tcW w:w="3765" w:type="dxa"/>
          </w:tcPr>
          <w:p w14:paraId="0E1CCCE7" w14:textId="699EAF36" w:rsidR="00653CD0" w:rsidRPr="006C2A02" w:rsidRDefault="001D2308" w:rsidP="00E93BEE">
            <w:pPr>
              <w:pStyle w:val="ListParagraph"/>
              <w:numPr>
                <w:ilvl w:val="0"/>
                <w:numId w:val="24"/>
              </w:numPr>
              <w:ind w:left="346"/>
            </w:pPr>
            <w:r w:rsidRPr="006C2A02">
              <w:t>Lend expertise and guidance as needed</w:t>
            </w:r>
          </w:p>
        </w:tc>
        <w:tc>
          <w:tcPr>
            <w:tcW w:w="3006" w:type="dxa"/>
          </w:tcPr>
          <w:p w14:paraId="01ED7FFB" w14:textId="69520131" w:rsidR="00653CD0" w:rsidRPr="006C2A02" w:rsidRDefault="001D2308" w:rsidP="00B014D8">
            <w:r w:rsidRPr="006C2A02">
              <w:t>To be identified at a later date</w:t>
            </w:r>
          </w:p>
        </w:tc>
      </w:tr>
    </w:tbl>
    <w:p w14:paraId="74B218FA" w14:textId="77777777" w:rsidR="009664F8" w:rsidRPr="006C2A02" w:rsidRDefault="009664F8" w:rsidP="005A65E0">
      <w:pPr>
        <w:pStyle w:val="Heading2"/>
      </w:pPr>
    </w:p>
    <w:p w14:paraId="39C84904" w14:textId="77777777" w:rsidR="00EC000A" w:rsidRPr="006C2A02" w:rsidRDefault="00EC000A">
      <w:pPr>
        <w:rPr>
          <w:rFonts w:eastAsiaTheme="majorEastAsia"/>
          <w:color w:val="2F5496" w:themeColor="accent1" w:themeShade="BF"/>
          <w:sz w:val="28"/>
          <w:szCs w:val="28"/>
        </w:rPr>
      </w:pPr>
      <w:r w:rsidRPr="006C2A02">
        <w:br w:type="page"/>
      </w:r>
    </w:p>
    <w:p w14:paraId="77AC0BD8" w14:textId="5A5B6F55" w:rsidR="00EC000A" w:rsidRPr="006C2A02" w:rsidRDefault="00EC000A" w:rsidP="005A65E0">
      <w:pPr>
        <w:pStyle w:val="Heading2"/>
      </w:pPr>
      <w:bookmarkStart w:id="159" w:name="_Toc507493948"/>
      <w:bookmarkStart w:id="160" w:name="_Toc508106396"/>
      <w:r w:rsidRPr="006C2A02">
        <w:lastRenderedPageBreak/>
        <w:t>Meeting Schedules</w:t>
      </w:r>
      <w:bookmarkEnd w:id="159"/>
      <w:bookmarkEnd w:id="160"/>
    </w:p>
    <w:p w14:paraId="526E8737" w14:textId="0C23BBD5" w:rsidR="00964DE5" w:rsidRDefault="00964DE5" w:rsidP="00964DE5">
      <w:r w:rsidRPr="006C2A02">
        <w:t>Meetings will take place weekly for the first 3 weeks, and then bi-weekly</w:t>
      </w:r>
      <w:r w:rsidR="0089700A">
        <w:t xml:space="preserve"> with everyone involved</w:t>
      </w:r>
      <w:r w:rsidRPr="006C2A02">
        <w:t>. Agendas will be distributed 24 hours before the meeting, and minutes will be distributed within 24 hours after the meeting took place.</w:t>
      </w:r>
    </w:p>
    <w:p w14:paraId="51E98264" w14:textId="52D62C07" w:rsidR="0089700A" w:rsidRPr="006C2A02" w:rsidRDefault="0089700A" w:rsidP="00964DE5">
      <w:r>
        <w:t xml:space="preserve">Meetings that will take place with only the Project Team </w:t>
      </w:r>
      <w:r w:rsidR="0045620D">
        <w:t>are yet to be decided.</w:t>
      </w:r>
    </w:p>
    <w:tbl>
      <w:tblPr>
        <w:tblStyle w:val="TableGrid"/>
        <w:tblW w:w="0" w:type="auto"/>
        <w:tblLook w:val="04A0" w:firstRow="1" w:lastRow="0" w:firstColumn="1" w:lastColumn="0" w:noHBand="0" w:noVBand="1"/>
      </w:tblPr>
      <w:tblGrid>
        <w:gridCol w:w="895"/>
        <w:gridCol w:w="2117"/>
        <w:gridCol w:w="1470"/>
        <w:gridCol w:w="4534"/>
      </w:tblGrid>
      <w:tr w:rsidR="00EC000A" w:rsidRPr="006C2A02" w14:paraId="52327BC6" w14:textId="77777777" w:rsidTr="000C6A24">
        <w:tc>
          <w:tcPr>
            <w:tcW w:w="895" w:type="dxa"/>
          </w:tcPr>
          <w:p w14:paraId="1E4F4326" w14:textId="77777777" w:rsidR="00EC000A" w:rsidRPr="006C2A02" w:rsidRDefault="00EC000A" w:rsidP="002A7416">
            <w:pPr>
              <w:rPr>
                <w:b/>
              </w:rPr>
            </w:pPr>
            <w:r w:rsidRPr="006C2A02">
              <w:rPr>
                <w:b/>
              </w:rPr>
              <w:t>Week</w:t>
            </w:r>
          </w:p>
        </w:tc>
        <w:tc>
          <w:tcPr>
            <w:tcW w:w="2117" w:type="dxa"/>
          </w:tcPr>
          <w:p w14:paraId="61CFCF03" w14:textId="77777777" w:rsidR="00EC000A" w:rsidRPr="006C2A02" w:rsidRDefault="00EC000A" w:rsidP="002A7416">
            <w:pPr>
              <w:rPr>
                <w:b/>
              </w:rPr>
            </w:pPr>
            <w:r w:rsidRPr="006C2A02">
              <w:rPr>
                <w:b/>
              </w:rPr>
              <w:t>Date</w:t>
            </w:r>
          </w:p>
        </w:tc>
        <w:tc>
          <w:tcPr>
            <w:tcW w:w="1470" w:type="dxa"/>
          </w:tcPr>
          <w:p w14:paraId="7C45877E" w14:textId="77777777" w:rsidR="00EC000A" w:rsidRPr="006C2A02" w:rsidRDefault="00EC000A" w:rsidP="002A7416">
            <w:pPr>
              <w:rPr>
                <w:b/>
              </w:rPr>
            </w:pPr>
            <w:r w:rsidRPr="006C2A02">
              <w:rPr>
                <w:b/>
              </w:rPr>
              <w:t>Participants</w:t>
            </w:r>
          </w:p>
        </w:tc>
        <w:tc>
          <w:tcPr>
            <w:tcW w:w="4534" w:type="dxa"/>
          </w:tcPr>
          <w:p w14:paraId="126BF213" w14:textId="77777777" w:rsidR="00EC000A" w:rsidRPr="006C2A02" w:rsidRDefault="00EC000A" w:rsidP="002A7416">
            <w:pPr>
              <w:rPr>
                <w:b/>
              </w:rPr>
            </w:pPr>
            <w:r w:rsidRPr="006C2A02">
              <w:rPr>
                <w:b/>
              </w:rPr>
              <w:t>Discussion Points</w:t>
            </w:r>
          </w:p>
        </w:tc>
      </w:tr>
      <w:tr w:rsidR="00EC000A" w:rsidRPr="006C2A02" w14:paraId="5C05E429" w14:textId="77777777" w:rsidTr="002A7416">
        <w:tc>
          <w:tcPr>
            <w:tcW w:w="9016" w:type="dxa"/>
            <w:gridSpan w:val="4"/>
          </w:tcPr>
          <w:p w14:paraId="75C32F98" w14:textId="77777777" w:rsidR="00EC000A" w:rsidRPr="006C2A02" w:rsidRDefault="00EC000A" w:rsidP="002A7416">
            <w:pPr>
              <w:rPr>
                <w:b/>
              </w:rPr>
            </w:pPr>
            <w:r w:rsidRPr="006C2A02">
              <w:rPr>
                <w:b/>
              </w:rPr>
              <w:t>Block 1</w:t>
            </w:r>
          </w:p>
        </w:tc>
      </w:tr>
      <w:tr w:rsidR="00EC000A" w:rsidRPr="006C2A02" w14:paraId="726D785A" w14:textId="77777777" w:rsidTr="000C6A24">
        <w:tc>
          <w:tcPr>
            <w:tcW w:w="895" w:type="dxa"/>
          </w:tcPr>
          <w:p w14:paraId="690EE22B" w14:textId="20A2D6F2" w:rsidR="00EC000A" w:rsidRPr="006C2A02" w:rsidRDefault="000C6A24" w:rsidP="002A7416">
            <w:r>
              <w:t>Free</w:t>
            </w:r>
          </w:p>
        </w:tc>
        <w:tc>
          <w:tcPr>
            <w:tcW w:w="2117" w:type="dxa"/>
          </w:tcPr>
          <w:p w14:paraId="7B076D53" w14:textId="79F1ED8F" w:rsidR="00EC000A" w:rsidRPr="006C2A02" w:rsidRDefault="000C6A24" w:rsidP="002A7416">
            <w:r>
              <w:t>Mon 12</w:t>
            </w:r>
            <w:r w:rsidRPr="000C6A24">
              <w:rPr>
                <w:vertAlign w:val="superscript"/>
              </w:rPr>
              <w:t>th</w:t>
            </w:r>
            <w:r>
              <w:t xml:space="preserve"> Feb 201</w:t>
            </w:r>
            <w:r w:rsidR="00686FE4">
              <w:t>8</w:t>
            </w:r>
          </w:p>
        </w:tc>
        <w:tc>
          <w:tcPr>
            <w:tcW w:w="1470" w:type="dxa"/>
          </w:tcPr>
          <w:p w14:paraId="66FA03F5" w14:textId="08A38D6B" w:rsidR="00EC000A" w:rsidRPr="006C2A02" w:rsidRDefault="000C6A24" w:rsidP="002A7416">
            <w:r>
              <w:t>Team</w:t>
            </w:r>
          </w:p>
        </w:tc>
        <w:tc>
          <w:tcPr>
            <w:tcW w:w="4534" w:type="dxa"/>
          </w:tcPr>
          <w:p w14:paraId="53294CA0" w14:textId="447ABC25" w:rsidR="00EC000A" w:rsidRPr="006C2A02" w:rsidRDefault="000C6A24" w:rsidP="002A7416">
            <w:pPr>
              <w:pStyle w:val="ListParagraph"/>
              <w:numPr>
                <w:ilvl w:val="0"/>
                <w:numId w:val="25"/>
              </w:numPr>
              <w:ind w:left="346"/>
            </w:pPr>
            <w:r>
              <w:t>Discuss logo and event idea</w:t>
            </w:r>
          </w:p>
        </w:tc>
      </w:tr>
      <w:tr w:rsidR="000C6A24" w:rsidRPr="006C2A02" w14:paraId="464AEE0E" w14:textId="77777777" w:rsidTr="000C6A24">
        <w:tc>
          <w:tcPr>
            <w:tcW w:w="895" w:type="dxa"/>
          </w:tcPr>
          <w:p w14:paraId="02377DF5" w14:textId="2107CDFC" w:rsidR="000C6A24" w:rsidRPr="006C2A02" w:rsidRDefault="000C6A24" w:rsidP="000C6A24">
            <w:r w:rsidRPr="006C2A02">
              <w:t>2</w:t>
            </w:r>
          </w:p>
        </w:tc>
        <w:tc>
          <w:tcPr>
            <w:tcW w:w="2117" w:type="dxa"/>
          </w:tcPr>
          <w:p w14:paraId="25E7C206" w14:textId="465926EB" w:rsidR="000C6A24" w:rsidRPr="006C2A02" w:rsidRDefault="000C6A24" w:rsidP="000C6A24">
            <w:r w:rsidRPr="006C2A02">
              <w:t>Tue 20</w:t>
            </w:r>
            <w:r w:rsidRPr="006C2A02">
              <w:rPr>
                <w:vertAlign w:val="superscript"/>
              </w:rPr>
              <w:t>th</w:t>
            </w:r>
            <w:r w:rsidRPr="006C2A02">
              <w:t xml:space="preserve"> Feb 201</w:t>
            </w:r>
            <w:r w:rsidR="00686FE4">
              <w:t>8</w:t>
            </w:r>
          </w:p>
        </w:tc>
        <w:tc>
          <w:tcPr>
            <w:tcW w:w="1470" w:type="dxa"/>
          </w:tcPr>
          <w:p w14:paraId="470B257E" w14:textId="1F2CA05A" w:rsidR="000C6A24" w:rsidRPr="006C2A02" w:rsidRDefault="000C6A24" w:rsidP="000C6A24">
            <w:r w:rsidRPr="006C2A02">
              <w:t>Everyone</w:t>
            </w:r>
          </w:p>
        </w:tc>
        <w:tc>
          <w:tcPr>
            <w:tcW w:w="4534" w:type="dxa"/>
          </w:tcPr>
          <w:p w14:paraId="0E106D3F" w14:textId="77777777" w:rsidR="000C6A24" w:rsidRPr="006C2A02" w:rsidRDefault="000C6A24" w:rsidP="000C6A24">
            <w:pPr>
              <w:pStyle w:val="ListParagraph"/>
              <w:numPr>
                <w:ilvl w:val="0"/>
                <w:numId w:val="25"/>
              </w:numPr>
              <w:ind w:left="346"/>
            </w:pPr>
            <w:r w:rsidRPr="006C2A02">
              <w:t>Introduction</w:t>
            </w:r>
          </w:p>
          <w:p w14:paraId="273BC77B" w14:textId="77777777" w:rsidR="000C6A24" w:rsidRPr="006C2A02" w:rsidRDefault="000C6A24" w:rsidP="000C6A24">
            <w:pPr>
              <w:pStyle w:val="ListParagraph"/>
              <w:numPr>
                <w:ilvl w:val="0"/>
                <w:numId w:val="25"/>
              </w:numPr>
              <w:ind w:left="346"/>
            </w:pPr>
            <w:r w:rsidRPr="006C2A02">
              <w:t>Present logo and event idea</w:t>
            </w:r>
          </w:p>
          <w:p w14:paraId="3B607900" w14:textId="77777777" w:rsidR="000C6A24" w:rsidRPr="006C2A02" w:rsidRDefault="000C6A24" w:rsidP="000C6A24">
            <w:pPr>
              <w:pStyle w:val="ListParagraph"/>
              <w:numPr>
                <w:ilvl w:val="0"/>
                <w:numId w:val="25"/>
              </w:numPr>
              <w:ind w:left="346"/>
            </w:pPr>
            <w:r w:rsidRPr="006C2A02">
              <w:t>Ask advice for first draft of project plan</w:t>
            </w:r>
          </w:p>
          <w:p w14:paraId="11AA1DEE" w14:textId="7F0EBB21" w:rsidR="000C6A24" w:rsidRPr="006C2A02" w:rsidRDefault="000C6A24" w:rsidP="000C6A24">
            <w:pPr>
              <w:pStyle w:val="ListParagraph"/>
              <w:numPr>
                <w:ilvl w:val="0"/>
                <w:numId w:val="25"/>
              </w:numPr>
              <w:ind w:left="346"/>
            </w:pPr>
            <w:r w:rsidRPr="006C2A02">
              <w:t>Ask client questions</w:t>
            </w:r>
          </w:p>
        </w:tc>
      </w:tr>
      <w:tr w:rsidR="000C6A24" w:rsidRPr="006C2A02" w14:paraId="2C70B7AF" w14:textId="77777777" w:rsidTr="000C6A24">
        <w:tc>
          <w:tcPr>
            <w:tcW w:w="895" w:type="dxa"/>
          </w:tcPr>
          <w:p w14:paraId="6CAF19EA" w14:textId="77777777" w:rsidR="000C6A24" w:rsidRPr="006C2A02" w:rsidRDefault="000C6A24" w:rsidP="000C6A24">
            <w:r w:rsidRPr="006C2A02">
              <w:t>3</w:t>
            </w:r>
          </w:p>
        </w:tc>
        <w:tc>
          <w:tcPr>
            <w:tcW w:w="2117" w:type="dxa"/>
          </w:tcPr>
          <w:p w14:paraId="148224B7" w14:textId="2F0C3BDD" w:rsidR="000C6A24" w:rsidRPr="006C2A02" w:rsidRDefault="000C6A24" w:rsidP="000C6A24">
            <w:r w:rsidRPr="006C2A02">
              <w:t>Tue 27</w:t>
            </w:r>
            <w:r w:rsidRPr="006C2A02">
              <w:rPr>
                <w:vertAlign w:val="superscript"/>
              </w:rPr>
              <w:t>th</w:t>
            </w:r>
            <w:r w:rsidRPr="006C2A02">
              <w:t xml:space="preserve"> Feb 201</w:t>
            </w:r>
            <w:r w:rsidR="00686FE4">
              <w:t>8</w:t>
            </w:r>
          </w:p>
        </w:tc>
        <w:tc>
          <w:tcPr>
            <w:tcW w:w="1470" w:type="dxa"/>
          </w:tcPr>
          <w:p w14:paraId="5FC739F3" w14:textId="65161BCE" w:rsidR="000C6A24" w:rsidRPr="006C2A02" w:rsidRDefault="00142A03" w:rsidP="000C6A24">
            <w:r>
              <w:t>Team and Mentor</w:t>
            </w:r>
          </w:p>
        </w:tc>
        <w:tc>
          <w:tcPr>
            <w:tcW w:w="4534" w:type="dxa"/>
          </w:tcPr>
          <w:p w14:paraId="79070554" w14:textId="77777777" w:rsidR="000C6A24" w:rsidRPr="006C2A02" w:rsidRDefault="000C6A24" w:rsidP="000C6A24">
            <w:pPr>
              <w:pStyle w:val="ListParagraph"/>
              <w:numPr>
                <w:ilvl w:val="0"/>
                <w:numId w:val="26"/>
              </w:numPr>
              <w:ind w:left="346"/>
            </w:pPr>
            <w:r w:rsidRPr="006C2A02">
              <w:t>Present revised project plan</w:t>
            </w:r>
          </w:p>
          <w:p w14:paraId="1D64507E" w14:textId="77777777" w:rsidR="000C6A24" w:rsidRPr="006C2A02" w:rsidRDefault="000C6A24" w:rsidP="000C6A24">
            <w:pPr>
              <w:pStyle w:val="ListParagraph"/>
              <w:numPr>
                <w:ilvl w:val="0"/>
                <w:numId w:val="26"/>
              </w:numPr>
              <w:ind w:left="346"/>
            </w:pPr>
            <w:r w:rsidRPr="006C2A02">
              <w:t>Final decision on ID type for event</w:t>
            </w:r>
          </w:p>
        </w:tc>
      </w:tr>
      <w:tr w:rsidR="002D42C5" w:rsidRPr="006C2A02" w14:paraId="03A59A7A" w14:textId="77777777" w:rsidTr="000C6A24">
        <w:tc>
          <w:tcPr>
            <w:tcW w:w="895" w:type="dxa"/>
          </w:tcPr>
          <w:p w14:paraId="7BFC2B6E" w14:textId="0DE42284" w:rsidR="002D42C5" w:rsidRPr="006C2A02" w:rsidRDefault="002D42C5" w:rsidP="000C6A24">
            <w:r>
              <w:t>3</w:t>
            </w:r>
          </w:p>
        </w:tc>
        <w:tc>
          <w:tcPr>
            <w:tcW w:w="2117" w:type="dxa"/>
          </w:tcPr>
          <w:p w14:paraId="141B1A1E" w14:textId="58EC63AD" w:rsidR="002D42C5" w:rsidRPr="006C2A02" w:rsidRDefault="00686FE4" w:rsidP="000C6A24">
            <w:r>
              <w:t>Mon 5</w:t>
            </w:r>
            <w:r w:rsidRPr="00686FE4">
              <w:rPr>
                <w:vertAlign w:val="superscript"/>
              </w:rPr>
              <w:t>th</w:t>
            </w:r>
            <w:r>
              <w:t xml:space="preserve"> Mar 2018</w:t>
            </w:r>
          </w:p>
        </w:tc>
        <w:tc>
          <w:tcPr>
            <w:tcW w:w="1470" w:type="dxa"/>
          </w:tcPr>
          <w:p w14:paraId="6EC5ADD0" w14:textId="0044B5FE" w:rsidR="002D42C5" w:rsidRPr="006C2A02" w:rsidRDefault="002D42C5" w:rsidP="000C6A24">
            <w:r>
              <w:t>Team</w:t>
            </w:r>
          </w:p>
        </w:tc>
        <w:tc>
          <w:tcPr>
            <w:tcW w:w="4534" w:type="dxa"/>
          </w:tcPr>
          <w:p w14:paraId="781A2A01" w14:textId="3AA7C50D" w:rsidR="002D42C5" w:rsidRDefault="0047794A" w:rsidP="006B6E85">
            <w:pPr>
              <w:pStyle w:val="ListParagraph"/>
              <w:numPr>
                <w:ilvl w:val="0"/>
                <w:numId w:val="33"/>
              </w:numPr>
              <w:ind w:left="361"/>
            </w:pPr>
            <w:r>
              <w:t>Prepare setup document</w:t>
            </w:r>
          </w:p>
          <w:p w14:paraId="30A9F841" w14:textId="1288DFB9" w:rsidR="0047794A" w:rsidRPr="006C2A02" w:rsidRDefault="0047794A" w:rsidP="006B6E85">
            <w:pPr>
              <w:pStyle w:val="ListParagraph"/>
              <w:numPr>
                <w:ilvl w:val="0"/>
                <w:numId w:val="33"/>
              </w:numPr>
              <w:ind w:left="361"/>
            </w:pPr>
            <w:r>
              <w:t>Prepare website wireframe and design</w:t>
            </w:r>
          </w:p>
        </w:tc>
      </w:tr>
      <w:tr w:rsidR="000C6A24" w:rsidRPr="006C2A02" w14:paraId="2C9421B2" w14:textId="77777777" w:rsidTr="000C6A24">
        <w:tc>
          <w:tcPr>
            <w:tcW w:w="895" w:type="dxa"/>
          </w:tcPr>
          <w:p w14:paraId="7B437A1B" w14:textId="77777777" w:rsidR="000C6A24" w:rsidRPr="006C2A02" w:rsidRDefault="000C6A24" w:rsidP="000C6A24">
            <w:r w:rsidRPr="006C2A02">
              <w:t>4</w:t>
            </w:r>
          </w:p>
        </w:tc>
        <w:tc>
          <w:tcPr>
            <w:tcW w:w="2117" w:type="dxa"/>
          </w:tcPr>
          <w:p w14:paraId="66B04D3A" w14:textId="049BF9A9" w:rsidR="000C6A24" w:rsidRPr="006C2A02" w:rsidRDefault="000C6A24" w:rsidP="000C6A24">
            <w:r w:rsidRPr="006C2A02">
              <w:t>Tue 6</w:t>
            </w:r>
            <w:r w:rsidRPr="006C2A02">
              <w:rPr>
                <w:vertAlign w:val="superscript"/>
              </w:rPr>
              <w:t>th</w:t>
            </w:r>
            <w:r w:rsidRPr="006C2A02">
              <w:t xml:space="preserve"> Mar 201</w:t>
            </w:r>
            <w:r w:rsidR="00686FE4">
              <w:t>8</w:t>
            </w:r>
          </w:p>
        </w:tc>
        <w:tc>
          <w:tcPr>
            <w:tcW w:w="1470" w:type="dxa"/>
          </w:tcPr>
          <w:p w14:paraId="148F87CF" w14:textId="77777777" w:rsidR="000C6A24" w:rsidRPr="006C2A02" w:rsidRDefault="000C6A24" w:rsidP="000C6A24">
            <w:r w:rsidRPr="006C2A02">
              <w:t>Everyone</w:t>
            </w:r>
          </w:p>
        </w:tc>
        <w:tc>
          <w:tcPr>
            <w:tcW w:w="4534" w:type="dxa"/>
          </w:tcPr>
          <w:p w14:paraId="6159CC97" w14:textId="7FE07381" w:rsidR="000C6A24" w:rsidRPr="006C2A02" w:rsidRDefault="000C6A24" w:rsidP="000C6A24">
            <w:pPr>
              <w:pStyle w:val="ListParagraph"/>
              <w:numPr>
                <w:ilvl w:val="0"/>
                <w:numId w:val="27"/>
              </w:numPr>
              <w:ind w:left="346"/>
            </w:pPr>
            <w:r w:rsidRPr="006C2A02">
              <w:t>Finalize project plan</w:t>
            </w:r>
            <w:r w:rsidR="00C341F9">
              <w:t xml:space="preserve"> V2.0</w:t>
            </w:r>
          </w:p>
          <w:p w14:paraId="4D0AA621" w14:textId="77777777" w:rsidR="000C6A24" w:rsidRPr="006C2A02" w:rsidRDefault="000C6A24" w:rsidP="000C6A24">
            <w:pPr>
              <w:pStyle w:val="ListParagraph"/>
              <w:numPr>
                <w:ilvl w:val="0"/>
                <w:numId w:val="27"/>
              </w:numPr>
              <w:ind w:left="346"/>
            </w:pPr>
            <w:r w:rsidRPr="006C2A02">
              <w:t>Present to client for approval</w:t>
            </w:r>
          </w:p>
        </w:tc>
      </w:tr>
      <w:tr w:rsidR="002D42C5" w:rsidRPr="006C2A02" w14:paraId="118B43AD" w14:textId="77777777" w:rsidTr="000C6A24">
        <w:tc>
          <w:tcPr>
            <w:tcW w:w="895" w:type="dxa"/>
          </w:tcPr>
          <w:p w14:paraId="5EF7E0DD" w14:textId="7A1BFC56" w:rsidR="002D42C5" w:rsidRPr="006C2A02" w:rsidRDefault="002D42C5" w:rsidP="000C6A24">
            <w:r>
              <w:t>4</w:t>
            </w:r>
          </w:p>
        </w:tc>
        <w:tc>
          <w:tcPr>
            <w:tcW w:w="2117" w:type="dxa"/>
          </w:tcPr>
          <w:p w14:paraId="667A69A8" w14:textId="77777777" w:rsidR="002D42C5" w:rsidRPr="006C2A02" w:rsidRDefault="002D42C5" w:rsidP="000C6A24"/>
        </w:tc>
        <w:tc>
          <w:tcPr>
            <w:tcW w:w="1470" w:type="dxa"/>
          </w:tcPr>
          <w:p w14:paraId="0134370A" w14:textId="0E1C78B2" w:rsidR="002D42C5" w:rsidRPr="006C2A02" w:rsidRDefault="002D42C5" w:rsidP="000C6A24">
            <w:r>
              <w:t>Team</w:t>
            </w:r>
          </w:p>
        </w:tc>
        <w:tc>
          <w:tcPr>
            <w:tcW w:w="4534" w:type="dxa"/>
          </w:tcPr>
          <w:p w14:paraId="4B30286A" w14:textId="77777777" w:rsidR="002D42C5" w:rsidRPr="006C2A02" w:rsidRDefault="002D42C5" w:rsidP="002D42C5"/>
        </w:tc>
      </w:tr>
      <w:tr w:rsidR="002D42C5" w:rsidRPr="006C2A02" w14:paraId="361F195E" w14:textId="77777777" w:rsidTr="000C6A24">
        <w:tc>
          <w:tcPr>
            <w:tcW w:w="895" w:type="dxa"/>
          </w:tcPr>
          <w:p w14:paraId="4F91F1D7" w14:textId="1C67B6ED" w:rsidR="002D42C5" w:rsidRDefault="002D42C5" w:rsidP="000C6A24">
            <w:r>
              <w:t>5</w:t>
            </w:r>
          </w:p>
        </w:tc>
        <w:tc>
          <w:tcPr>
            <w:tcW w:w="2117" w:type="dxa"/>
          </w:tcPr>
          <w:p w14:paraId="2CF7A012" w14:textId="77777777" w:rsidR="002D42C5" w:rsidRPr="006C2A02" w:rsidRDefault="002D42C5" w:rsidP="000C6A24"/>
        </w:tc>
        <w:tc>
          <w:tcPr>
            <w:tcW w:w="1470" w:type="dxa"/>
          </w:tcPr>
          <w:p w14:paraId="32C499A6" w14:textId="07517ED0" w:rsidR="002D42C5" w:rsidRDefault="002D42C5" w:rsidP="000C6A24">
            <w:r>
              <w:t>Team</w:t>
            </w:r>
          </w:p>
        </w:tc>
        <w:tc>
          <w:tcPr>
            <w:tcW w:w="4534" w:type="dxa"/>
          </w:tcPr>
          <w:p w14:paraId="3B47373E" w14:textId="77777777" w:rsidR="002D42C5" w:rsidRPr="006C2A02" w:rsidRDefault="002D42C5" w:rsidP="002D42C5"/>
        </w:tc>
      </w:tr>
      <w:tr w:rsidR="002D42C5" w:rsidRPr="006C2A02" w14:paraId="3D3B9204" w14:textId="77777777" w:rsidTr="000C6A24">
        <w:tc>
          <w:tcPr>
            <w:tcW w:w="895" w:type="dxa"/>
          </w:tcPr>
          <w:p w14:paraId="52BF4737" w14:textId="1ACE8D3C" w:rsidR="002D42C5" w:rsidRDefault="002D42C5" w:rsidP="000C6A24">
            <w:r>
              <w:t>6</w:t>
            </w:r>
          </w:p>
        </w:tc>
        <w:tc>
          <w:tcPr>
            <w:tcW w:w="2117" w:type="dxa"/>
          </w:tcPr>
          <w:p w14:paraId="0F1BE5E5" w14:textId="77777777" w:rsidR="002D42C5" w:rsidRPr="006C2A02" w:rsidRDefault="002D42C5" w:rsidP="000C6A24"/>
        </w:tc>
        <w:tc>
          <w:tcPr>
            <w:tcW w:w="1470" w:type="dxa"/>
          </w:tcPr>
          <w:p w14:paraId="3C4F3EA9" w14:textId="4C3B4691" w:rsidR="002D42C5" w:rsidRDefault="002D42C5" w:rsidP="000C6A24">
            <w:r>
              <w:t>Team</w:t>
            </w:r>
          </w:p>
        </w:tc>
        <w:tc>
          <w:tcPr>
            <w:tcW w:w="4534" w:type="dxa"/>
          </w:tcPr>
          <w:p w14:paraId="4723A346" w14:textId="77777777" w:rsidR="002D42C5" w:rsidRPr="006C2A02" w:rsidRDefault="002D42C5" w:rsidP="002D42C5"/>
        </w:tc>
      </w:tr>
      <w:tr w:rsidR="000C6A24" w:rsidRPr="006C2A02" w14:paraId="31EC9E2B" w14:textId="77777777" w:rsidTr="000C6A24">
        <w:tc>
          <w:tcPr>
            <w:tcW w:w="895" w:type="dxa"/>
          </w:tcPr>
          <w:p w14:paraId="49DD7E1C" w14:textId="77777777" w:rsidR="000C6A24" w:rsidRPr="006C2A02" w:rsidRDefault="000C6A24" w:rsidP="000C6A24">
            <w:r w:rsidRPr="006C2A02">
              <w:t>6</w:t>
            </w:r>
          </w:p>
        </w:tc>
        <w:tc>
          <w:tcPr>
            <w:tcW w:w="2117" w:type="dxa"/>
          </w:tcPr>
          <w:p w14:paraId="513BC6D9" w14:textId="4F4D4954" w:rsidR="000C6A24" w:rsidRPr="006C2A02" w:rsidRDefault="000C6A24" w:rsidP="000C6A24">
            <w:r w:rsidRPr="006C2A02">
              <w:t>Tue 20</w:t>
            </w:r>
            <w:r w:rsidRPr="006C2A02">
              <w:rPr>
                <w:vertAlign w:val="superscript"/>
              </w:rPr>
              <w:t>th</w:t>
            </w:r>
            <w:r w:rsidRPr="006C2A02">
              <w:t xml:space="preserve"> Mar 201</w:t>
            </w:r>
            <w:r w:rsidR="00686FE4">
              <w:t>8</w:t>
            </w:r>
          </w:p>
        </w:tc>
        <w:tc>
          <w:tcPr>
            <w:tcW w:w="1470" w:type="dxa"/>
          </w:tcPr>
          <w:p w14:paraId="7D484207" w14:textId="77777777" w:rsidR="000C6A24" w:rsidRPr="006C2A02" w:rsidRDefault="000C6A24" w:rsidP="000C6A24">
            <w:r w:rsidRPr="006C2A02">
              <w:t>Team and Mentor</w:t>
            </w:r>
          </w:p>
        </w:tc>
        <w:tc>
          <w:tcPr>
            <w:tcW w:w="4534" w:type="dxa"/>
          </w:tcPr>
          <w:p w14:paraId="581A0685" w14:textId="77777777" w:rsidR="000C6A24" w:rsidRPr="006C2A02" w:rsidRDefault="000C6A24" w:rsidP="000C6A24">
            <w:pPr>
              <w:pStyle w:val="ListParagraph"/>
              <w:numPr>
                <w:ilvl w:val="0"/>
                <w:numId w:val="28"/>
              </w:numPr>
              <w:ind w:left="346"/>
            </w:pPr>
            <w:r w:rsidRPr="006C2A02">
              <w:t>Update status: setup document</w:t>
            </w:r>
          </w:p>
          <w:p w14:paraId="7978FF71" w14:textId="77777777" w:rsidR="000C6A24" w:rsidRPr="006C2A02" w:rsidRDefault="000C6A24" w:rsidP="000C6A24">
            <w:pPr>
              <w:pStyle w:val="ListParagraph"/>
              <w:numPr>
                <w:ilvl w:val="0"/>
                <w:numId w:val="28"/>
              </w:numPr>
              <w:ind w:left="346"/>
            </w:pPr>
            <w:r w:rsidRPr="006C2A02">
              <w:t>Ask mentor for advice</w:t>
            </w:r>
          </w:p>
        </w:tc>
      </w:tr>
      <w:tr w:rsidR="002D42C5" w:rsidRPr="006C2A02" w14:paraId="4BED8243" w14:textId="77777777" w:rsidTr="000C6A24">
        <w:tc>
          <w:tcPr>
            <w:tcW w:w="895" w:type="dxa"/>
          </w:tcPr>
          <w:p w14:paraId="729CD8FB" w14:textId="0A71C21A" w:rsidR="002D42C5" w:rsidRPr="006C2A02" w:rsidRDefault="002D42C5" w:rsidP="000C6A24">
            <w:r>
              <w:t>7</w:t>
            </w:r>
          </w:p>
        </w:tc>
        <w:tc>
          <w:tcPr>
            <w:tcW w:w="2117" w:type="dxa"/>
          </w:tcPr>
          <w:p w14:paraId="063D1551" w14:textId="77777777" w:rsidR="002D42C5" w:rsidRPr="006C2A02" w:rsidRDefault="002D42C5" w:rsidP="000C6A24"/>
        </w:tc>
        <w:tc>
          <w:tcPr>
            <w:tcW w:w="1470" w:type="dxa"/>
          </w:tcPr>
          <w:p w14:paraId="706768EA" w14:textId="3D402737" w:rsidR="002D42C5" w:rsidRPr="006C2A02" w:rsidRDefault="002D42C5" w:rsidP="000C6A24">
            <w:r>
              <w:t>Team</w:t>
            </w:r>
          </w:p>
        </w:tc>
        <w:tc>
          <w:tcPr>
            <w:tcW w:w="4534" w:type="dxa"/>
          </w:tcPr>
          <w:p w14:paraId="4A30C474" w14:textId="77777777" w:rsidR="002D42C5" w:rsidRPr="006C2A02" w:rsidRDefault="002D42C5" w:rsidP="002D42C5"/>
        </w:tc>
      </w:tr>
      <w:tr w:rsidR="000C6A24" w:rsidRPr="006C2A02" w14:paraId="11E022D3" w14:textId="77777777" w:rsidTr="000C6A24">
        <w:tc>
          <w:tcPr>
            <w:tcW w:w="895" w:type="dxa"/>
          </w:tcPr>
          <w:p w14:paraId="5D7CA4DF" w14:textId="77777777" w:rsidR="000C6A24" w:rsidRPr="006C2A02" w:rsidRDefault="000C6A24" w:rsidP="000C6A24">
            <w:r w:rsidRPr="006C2A02">
              <w:t>8</w:t>
            </w:r>
          </w:p>
        </w:tc>
        <w:tc>
          <w:tcPr>
            <w:tcW w:w="2117" w:type="dxa"/>
          </w:tcPr>
          <w:p w14:paraId="11CDE345" w14:textId="0E96BC1B" w:rsidR="000C6A24" w:rsidRPr="006C2A02" w:rsidRDefault="000C6A24" w:rsidP="000C6A24">
            <w:r w:rsidRPr="006C2A02">
              <w:t>Tue 3</w:t>
            </w:r>
            <w:r w:rsidRPr="006C2A02">
              <w:rPr>
                <w:vertAlign w:val="superscript"/>
              </w:rPr>
              <w:t>rd</w:t>
            </w:r>
            <w:r w:rsidRPr="006C2A02">
              <w:t xml:space="preserve"> Apr 201</w:t>
            </w:r>
            <w:r w:rsidR="00686FE4">
              <w:t>8</w:t>
            </w:r>
          </w:p>
        </w:tc>
        <w:tc>
          <w:tcPr>
            <w:tcW w:w="1470" w:type="dxa"/>
          </w:tcPr>
          <w:p w14:paraId="229482E5" w14:textId="77777777" w:rsidR="000C6A24" w:rsidRPr="006C2A02" w:rsidRDefault="000C6A24" w:rsidP="000C6A24">
            <w:r w:rsidRPr="006C2A02">
              <w:t>Everyone</w:t>
            </w:r>
          </w:p>
        </w:tc>
        <w:tc>
          <w:tcPr>
            <w:tcW w:w="4534" w:type="dxa"/>
          </w:tcPr>
          <w:p w14:paraId="366E40D7" w14:textId="77777777" w:rsidR="000C6A24" w:rsidRPr="006C2A02" w:rsidRDefault="000C6A24" w:rsidP="000C6A24">
            <w:pPr>
              <w:pStyle w:val="ListParagraph"/>
              <w:numPr>
                <w:ilvl w:val="0"/>
                <w:numId w:val="29"/>
              </w:numPr>
              <w:ind w:left="346"/>
            </w:pPr>
            <w:r w:rsidRPr="006C2A02">
              <w:t>Finalize deliverable for block 1</w:t>
            </w:r>
          </w:p>
          <w:p w14:paraId="3EBA540B" w14:textId="77777777" w:rsidR="000C6A24" w:rsidRPr="006C2A02" w:rsidRDefault="000C6A24" w:rsidP="000C6A24">
            <w:pPr>
              <w:pStyle w:val="ListParagraph"/>
              <w:numPr>
                <w:ilvl w:val="0"/>
                <w:numId w:val="29"/>
              </w:numPr>
              <w:ind w:left="346"/>
            </w:pPr>
            <w:r w:rsidRPr="006C2A02">
              <w:t>Get feedback from client</w:t>
            </w:r>
          </w:p>
          <w:p w14:paraId="0D36FEF8" w14:textId="77777777" w:rsidR="000C6A24" w:rsidRPr="006C2A02" w:rsidRDefault="000C6A24" w:rsidP="000C6A24">
            <w:pPr>
              <w:pStyle w:val="ListParagraph"/>
              <w:numPr>
                <w:ilvl w:val="0"/>
                <w:numId w:val="29"/>
              </w:numPr>
              <w:ind w:left="346"/>
            </w:pPr>
            <w:r w:rsidRPr="006C2A02">
              <w:t>Ask mentor for advice</w:t>
            </w:r>
          </w:p>
        </w:tc>
      </w:tr>
      <w:tr w:rsidR="002D42C5" w:rsidRPr="006C2A02" w14:paraId="508CC88D" w14:textId="77777777" w:rsidTr="000C6A24">
        <w:tc>
          <w:tcPr>
            <w:tcW w:w="895" w:type="dxa"/>
          </w:tcPr>
          <w:p w14:paraId="72FF2623" w14:textId="32C75D4C" w:rsidR="002D42C5" w:rsidRPr="006C2A02" w:rsidRDefault="002D42C5" w:rsidP="000C6A24">
            <w:r>
              <w:t>8</w:t>
            </w:r>
          </w:p>
        </w:tc>
        <w:tc>
          <w:tcPr>
            <w:tcW w:w="2117" w:type="dxa"/>
          </w:tcPr>
          <w:p w14:paraId="4166F923" w14:textId="77777777" w:rsidR="002D42C5" w:rsidRPr="006C2A02" w:rsidRDefault="002D42C5" w:rsidP="000C6A24"/>
        </w:tc>
        <w:tc>
          <w:tcPr>
            <w:tcW w:w="1470" w:type="dxa"/>
          </w:tcPr>
          <w:p w14:paraId="26708743" w14:textId="2B19A31C" w:rsidR="002D42C5" w:rsidRPr="006C2A02" w:rsidRDefault="002D42C5" w:rsidP="000C6A24">
            <w:r>
              <w:t>Team</w:t>
            </w:r>
          </w:p>
        </w:tc>
        <w:tc>
          <w:tcPr>
            <w:tcW w:w="4534" w:type="dxa"/>
          </w:tcPr>
          <w:p w14:paraId="4601DD1F" w14:textId="77777777" w:rsidR="002D42C5" w:rsidRPr="006C2A02" w:rsidRDefault="002D42C5" w:rsidP="002D42C5"/>
        </w:tc>
      </w:tr>
      <w:tr w:rsidR="002D42C5" w:rsidRPr="006C2A02" w14:paraId="4D0DDB26" w14:textId="77777777" w:rsidTr="000C6A24">
        <w:tc>
          <w:tcPr>
            <w:tcW w:w="895" w:type="dxa"/>
          </w:tcPr>
          <w:p w14:paraId="4CA27F45" w14:textId="74AA81E2" w:rsidR="002D42C5" w:rsidRDefault="002D42C5" w:rsidP="000C6A24">
            <w:r>
              <w:t>9</w:t>
            </w:r>
          </w:p>
        </w:tc>
        <w:tc>
          <w:tcPr>
            <w:tcW w:w="2117" w:type="dxa"/>
          </w:tcPr>
          <w:p w14:paraId="10F96A16" w14:textId="77777777" w:rsidR="002D42C5" w:rsidRPr="006C2A02" w:rsidRDefault="002D42C5" w:rsidP="000C6A24"/>
        </w:tc>
        <w:tc>
          <w:tcPr>
            <w:tcW w:w="1470" w:type="dxa"/>
          </w:tcPr>
          <w:p w14:paraId="4B6796AC" w14:textId="350BEE16" w:rsidR="002D42C5" w:rsidRDefault="002D42C5" w:rsidP="000C6A24">
            <w:r>
              <w:t>Team</w:t>
            </w:r>
          </w:p>
        </w:tc>
        <w:tc>
          <w:tcPr>
            <w:tcW w:w="4534" w:type="dxa"/>
          </w:tcPr>
          <w:p w14:paraId="600C25AA" w14:textId="77777777" w:rsidR="002D42C5" w:rsidRPr="006C2A02" w:rsidRDefault="002D42C5" w:rsidP="002D42C5"/>
        </w:tc>
      </w:tr>
      <w:tr w:rsidR="000C6A24" w:rsidRPr="006C2A02" w14:paraId="6F3F3DD8" w14:textId="77777777" w:rsidTr="000C6A24">
        <w:tc>
          <w:tcPr>
            <w:tcW w:w="895" w:type="dxa"/>
          </w:tcPr>
          <w:p w14:paraId="5EA4AB01" w14:textId="77777777" w:rsidR="000C6A24" w:rsidRPr="006C2A02" w:rsidRDefault="000C6A24" w:rsidP="000C6A24">
            <w:r w:rsidRPr="006C2A02">
              <w:t>10</w:t>
            </w:r>
          </w:p>
        </w:tc>
        <w:tc>
          <w:tcPr>
            <w:tcW w:w="2117" w:type="dxa"/>
          </w:tcPr>
          <w:p w14:paraId="6E412199" w14:textId="66C4AEC0" w:rsidR="000C6A24" w:rsidRPr="006C2A02" w:rsidRDefault="000C6A24" w:rsidP="000C6A24">
            <w:r w:rsidRPr="006C2A02">
              <w:t>Tue 17</w:t>
            </w:r>
            <w:r w:rsidRPr="006C2A02">
              <w:rPr>
                <w:vertAlign w:val="superscript"/>
              </w:rPr>
              <w:t>th</w:t>
            </w:r>
            <w:r w:rsidRPr="006C2A02">
              <w:t xml:space="preserve"> Apr 201</w:t>
            </w:r>
            <w:r w:rsidR="00686FE4">
              <w:t>8</w:t>
            </w:r>
          </w:p>
        </w:tc>
        <w:tc>
          <w:tcPr>
            <w:tcW w:w="1470" w:type="dxa"/>
          </w:tcPr>
          <w:p w14:paraId="53B2DB6C" w14:textId="77777777" w:rsidR="000C6A24" w:rsidRPr="006C2A02" w:rsidRDefault="000C6A24" w:rsidP="000C6A24">
            <w:r w:rsidRPr="006C2A02">
              <w:t>Everyone</w:t>
            </w:r>
          </w:p>
        </w:tc>
        <w:tc>
          <w:tcPr>
            <w:tcW w:w="4534" w:type="dxa"/>
          </w:tcPr>
          <w:p w14:paraId="0F98AD5B" w14:textId="77777777" w:rsidR="000C6A24" w:rsidRPr="006C2A02" w:rsidRDefault="000C6A24" w:rsidP="000C6A24">
            <w:r w:rsidRPr="006C2A02">
              <w:t>Present deliverables for block 1</w:t>
            </w:r>
          </w:p>
        </w:tc>
      </w:tr>
      <w:tr w:rsidR="000C6A24" w:rsidRPr="006C2A02" w14:paraId="3F4905A2" w14:textId="77777777" w:rsidTr="002A7416">
        <w:tc>
          <w:tcPr>
            <w:tcW w:w="9016" w:type="dxa"/>
            <w:gridSpan w:val="4"/>
          </w:tcPr>
          <w:p w14:paraId="683473BD" w14:textId="77777777" w:rsidR="000C6A24" w:rsidRPr="006C2A02" w:rsidRDefault="000C6A24" w:rsidP="000C6A24">
            <w:pPr>
              <w:rPr>
                <w:b/>
              </w:rPr>
            </w:pPr>
            <w:r w:rsidRPr="006C2A02">
              <w:rPr>
                <w:b/>
              </w:rPr>
              <w:t>Block 2</w:t>
            </w:r>
          </w:p>
        </w:tc>
      </w:tr>
      <w:tr w:rsidR="000C6A24" w:rsidRPr="006C2A02" w14:paraId="7E34C553" w14:textId="77777777" w:rsidTr="000C6A24">
        <w:tc>
          <w:tcPr>
            <w:tcW w:w="895" w:type="dxa"/>
          </w:tcPr>
          <w:p w14:paraId="6F69E7DF" w14:textId="5E509B70" w:rsidR="000C6A24" w:rsidRPr="006C2A02" w:rsidRDefault="002D42C5" w:rsidP="000C6A24">
            <w:r>
              <w:t>11</w:t>
            </w:r>
          </w:p>
        </w:tc>
        <w:tc>
          <w:tcPr>
            <w:tcW w:w="2117" w:type="dxa"/>
          </w:tcPr>
          <w:p w14:paraId="4CF155EA" w14:textId="1C349534" w:rsidR="000C6A24" w:rsidRPr="006C2A02" w:rsidRDefault="000C6A24" w:rsidP="000C6A24"/>
        </w:tc>
        <w:tc>
          <w:tcPr>
            <w:tcW w:w="1470" w:type="dxa"/>
          </w:tcPr>
          <w:p w14:paraId="6179CE3E" w14:textId="3CC70324" w:rsidR="000C6A24" w:rsidRPr="006C2A02" w:rsidRDefault="002D42C5" w:rsidP="000C6A24">
            <w:r>
              <w:t>Team</w:t>
            </w:r>
          </w:p>
        </w:tc>
        <w:tc>
          <w:tcPr>
            <w:tcW w:w="4534" w:type="dxa"/>
          </w:tcPr>
          <w:p w14:paraId="66A90BC0" w14:textId="66370D07" w:rsidR="000C6A24" w:rsidRPr="006C2A02" w:rsidRDefault="000C6A24" w:rsidP="002D42C5"/>
        </w:tc>
      </w:tr>
      <w:tr w:rsidR="00BF77DA" w:rsidRPr="006C2A02" w14:paraId="6CEFD677" w14:textId="77777777" w:rsidTr="000C6A24">
        <w:tc>
          <w:tcPr>
            <w:tcW w:w="895" w:type="dxa"/>
          </w:tcPr>
          <w:p w14:paraId="34759106" w14:textId="0FDF3199" w:rsidR="00BF77DA" w:rsidRDefault="00BF77DA" w:rsidP="000C6A24">
            <w:r>
              <w:t>12</w:t>
            </w:r>
          </w:p>
        </w:tc>
        <w:tc>
          <w:tcPr>
            <w:tcW w:w="2117" w:type="dxa"/>
          </w:tcPr>
          <w:p w14:paraId="1D495BF0" w14:textId="77777777" w:rsidR="00BF77DA" w:rsidRPr="006C2A02" w:rsidRDefault="00BF77DA" w:rsidP="000C6A24"/>
        </w:tc>
        <w:tc>
          <w:tcPr>
            <w:tcW w:w="1470" w:type="dxa"/>
          </w:tcPr>
          <w:p w14:paraId="2258C7FA" w14:textId="56E14459" w:rsidR="00BF77DA" w:rsidRDefault="00BF77DA" w:rsidP="000C6A24">
            <w:r>
              <w:t>Team</w:t>
            </w:r>
          </w:p>
        </w:tc>
        <w:tc>
          <w:tcPr>
            <w:tcW w:w="4534" w:type="dxa"/>
          </w:tcPr>
          <w:p w14:paraId="42FC87BB" w14:textId="77777777" w:rsidR="00BF77DA" w:rsidRPr="006C2A02" w:rsidRDefault="00BF77DA" w:rsidP="002D42C5"/>
        </w:tc>
      </w:tr>
      <w:tr w:rsidR="002D42C5" w:rsidRPr="006C2A02" w14:paraId="5982D8C6" w14:textId="77777777" w:rsidTr="000C6A24">
        <w:tc>
          <w:tcPr>
            <w:tcW w:w="895" w:type="dxa"/>
          </w:tcPr>
          <w:p w14:paraId="19A2FBAB" w14:textId="60C91928" w:rsidR="002D42C5" w:rsidRPr="006C2A02" w:rsidRDefault="002D42C5" w:rsidP="002D42C5">
            <w:r w:rsidRPr="006C2A02">
              <w:t>13</w:t>
            </w:r>
          </w:p>
        </w:tc>
        <w:tc>
          <w:tcPr>
            <w:tcW w:w="2117" w:type="dxa"/>
          </w:tcPr>
          <w:p w14:paraId="1C9D9D46" w14:textId="4BC61E81" w:rsidR="002D42C5" w:rsidRPr="006C2A02" w:rsidRDefault="002D42C5" w:rsidP="002D42C5">
            <w:r w:rsidRPr="006C2A02">
              <w:t>Tue 8</w:t>
            </w:r>
            <w:r w:rsidRPr="006C2A02">
              <w:rPr>
                <w:vertAlign w:val="superscript"/>
              </w:rPr>
              <w:t>th</w:t>
            </w:r>
            <w:r w:rsidRPr="006C2A02">
              <w:t xml:space="preserve"> May 201</w:t>
            </w:r>
            <w:r w:rsidR="00686FE4">
              <w:t>8</w:t>
            </w:r>
          </w:p>
        </w:tc>
        <w:tc>
          <w:tcPr>
            <w:tcW w:w="1470" w:type="dxa"/>
          </w:tcPr>
          <w:p w14:paraId="65A74B36" w14:textId="5D343AF4" w:rsidR="002D42C5" w:rsidRPr="006C2A02" w:rsidRDefault="002D42C5" w:rsidP="002D42C5">
            <w:r w:rsidRPr="006C2A02">
              <w:t>Everyone</w:t>
            </w:r>
          </w:p>
        </w:tc>
        <w:tc>
          <w:tcPr>
            <w:tcW w:w="4534" w:type="dxa"/>
          </w:tcPr>
          <w:p w14:paraId="37C68612" w14:textId="77777777" w:rsidR="002D42C5" w:rsidRPr="006C2A02" w:rsidRDefault="002D42C5" w:rsidP="002D42C5">
            <w:pPr>
              <w:pStyle w:val="ListParagraph"/>
              <w:numPr>
                <w:ilvl w:val="0"/>
                <w:numId w:val="30"/>
              </w:numPr>
              <w:ind w:left="346"/>
            </w:pPr>
            <w:r w:rsidRPr="006C2A02">
              <w:t>Present prototype of applications, website, and database</w:t>
            </w:r>
          </w:p>
          <w:p w14:paraId="5DFD4D14" w14:textId="56123BCD" w:rsidR="002D42C5" w:rsidRPr="006C2A02" w:rsidRDefault="002D42C5" w:rsidP="002D42C5">
            <w:pPr>
              <w:pStyle w:val="ListParagraph"/>
              <w:numPr>
                <w:ilvl w:val="0"/>
                <w:numId w:val="30"/>
              </w:numPr>
              <w:ind w:left="346"/>
            </w:pPr>
            <w:r w:rsidRPr="006C2A02">
              <w:t>Receive feedback from client and mentor</w:t>
            </w:r>
          </w:p>
        </w:tc>
      </w:tr>
      <w:tr w:rsidR="00BF77DA" w:rsidRPr="006C2A02" w14:paraId="6E8E7D5A" w14:textId="77777777" w:rsidTr="000C6A24">
        <w:tc>
          <w:tcPr>
            <w:tcW w:w="895" w:type="dxa"/>
          </w:tcPr>
          <w:p w14:paraId="0C78EE10" w14:textId="1B60A5C3" w:rsidR="00BF77DA" w:rsidRPr="006C2A02" w:rsidRDefault="00BF77DA" w:rsidP="002D42C5">
            <w:r>
              <w:t>14</w:t>
            </w:r>
          </w:p>
        </w:tc>
        <w:tc>
          <w:tcPr>
            <w:tcW w:w="2117" w:type="dxa"/>
          </w:tcPr>
          <w:p w14:paraId="16519D14" w14:textId="77777777" w:rsidR="00BF77DA" w:rsidRPr="006C2A02" w:rsidRDefault="00BF77DA" w:rsidP="002D42C5"/>
        </w:tc>
        <w:tc>
          <w:tcPr>
            <w:tcW w:w="1470" w:type="dxa"/>
          </w:tcPr>
          <w:p w14:paraId="5403C3C2" w14:textId="1E3E40BF" w:rsidR="00BF77DA" w:rsidRPr="006C2A02" w:rsidRDefault="00BF77DA" w:rsidP="002D42C5">
            <w:r>
              <w:t>Team</w:t>
            </w:r>
          </w:p>
        </w:tc>
        <w:tc>
          <w:tcPr>
            <w:tcW w:w="4534" w:type="dxa"/>
          </w:tcPr>
          <w:p w14:paraId="2F79CBDC" w14:textId="77777777" w:rsidR="00BF77DA" w:rsidRPr="006C2A02" w:rsidRDefault="00BF77DA" w:rsidP="00BF77DA"/>
        </w:tc>
      </w:tr>
      <w:tr w:rsidR="00BF77DA" w:rsidRPr="006C2A02" w14:paraId="6FD4BF06" w14:textId="77777777" w:rsidTr="000C6A24">
        <w:tc>
          <w:tcPr>
            <w:tcW w:w="895" w:type="dxa"/>
          </w:tcPr>
          <w:p w14:paraId="1A469F67" w14:textId="277789B8" w:rsidR="00BF77DA" w:rsidRPr="006C2A02" w:rsidRDefault="00BF77DA" w:rsidP="002D42C5">
            <w:r>
              <w:t>15</w:t>
            </w:r>
          </w:p>
        </w:tc>
        <w:tc>
          <w:tcPr>
            <w:tcW w:w="2117" w:type="dxa"/>
          </w:tcPr>
          <w:p w14:paraId="225DDF3A" w14:textId="77777777" w:rsidR="00BF77DA" w:rsidRPr="006C2A02" w:rsidRDefault="00BF77DA" w:rsidP="002D42C5"/>
        </w:tc>
        <w:tc>
          <w:tcPr>
            <w:tcW w:w="1470" w:type="dxa"/>
          </w:tcPr>
          <w:p w14:paraId="06497F61" w14:textId="6BF13F6E" w:rsidR="00BF77DA" w:rsidRPr="006C2A02" w:rsidRDefault="00BF77DA" w:rsidP="002D42C5">
            <w:r>
              <w:t>Team</w:t>
            </w:r>
          </w:p>
        </w:tc>
        <w:tc>
          <w:tcPr>
            <w:tcW w:w="4534" w:type="dxa"/>
          </w:tcPr>
          <w:p w14:paraId="4CA84E68" w14:textId="77777777" w:rsidR="00BF77DA" w:rsidRPr="006C2A02" w:rsidRDefault="00BF77DA" w:rsidP="00BF77DA"/>
        </w:tc>
      </w:tr>
      <w:tr w:rsidR="002D42C5" w:rsidRPr="006C2A02" w14:paraId="0FCD1C38" w14:textId="77777777" w:rsidTr="000C6A24">
        <w:tc>
          <w:tcPr>
            <w:tcW w:w="895" w:type="dxa"/>
          </w:tcPr>
          <w:p w14:paraId="4982F5AA" w14:textId="77777777" w:rsidR="002D42C5" w:rsidRPr="006C2A02" w:rsidRDefault="002D42C5" w:rsidP="002D42C5">
            <w:r w:rsidRPr="006C2A02">
              <w:t>16</w:t>
            </w:r>
          </w:p>
        </w:tc>
        <w:tc>
          <w:tcPr>
            <w:tcW w:w="2117" w:type="dxa"/>
          </w:tcPr>
          <w:p w14:paraId="401765FB" w14:textId="191CC51F" w:rsidR="002D42C5" w:rsidRPr="006C2A02" w:rsidRDefault="002D42C5" w:rsidP="002D42C5">
            <w:r w:rsidRPr="006C2A02">
              <w:t>Tue 29</w:t>
            </w:r>
            <w:r w:rsidRPr="006C2A02">
              <w:rPr>
                <w:vertAlign w:val="superscript"/>
              </w:rPr>
              <w:t>th</w:t>
            </w:r>
            <w:r w:rsidRPr="006C2A02">
              <w:t xml:space="preserve"> May 201</w:t>
            </w:r>
            <w:r w:rsidR="00686FE4">
              <w:t>8</w:t>
            </w:r>
          </w:p>
        </w:tc>
        <w:tc>
          <w:tcPr>
            <w:tcW w:w="1470" w:type="dxa"/>
          </w:tcPr>
          <w:p w14:paraId="5CB02540" w14:textId="77777777" w:rsidR="002D42C5" w:rsidRPr="006C2A02" w:rsidRDefault="002D42C5" w:rsidP="002D42C5">
            <w:r w:rsidRPr="006C2A02">
              <w:t>Team and Mentor</w:t>
            </w:r>
          </w:p>
        </w:tc>
        <w:tc>
          <w:tcPr>
            <w:tcW w:w="4534" w:type="dxa"/>
          </w:tcPr>
          <w:p w14:paraId="6C91E4A2" w14:textId="77777777" w:rsidR="002D42C5" w:rsidRPr="006C2A02" w:rsidRDefault="002D42C5" w:rsidP="002D42C5">
            <w:pPr>
              <w:pStyle w:val="ListParagraph"/>
              <w:numPr>
                <w:ilvl w:val="0"/>
                <w:numId w:val="31"/>
              </w:numPr>
              <w:ind w:left="346"/>
            </w:pPr>
            <w:r w:rsidRPr="006C2A02">
              <w:t>Present unofficial deliverables to mentor</w:t>
            </w:r>
          </w:p>
          <w:p w14:paraId="33FD19A2" w14:textId="77777777" w:rsidR="002D42C5" w:rsidRPr="006C2A02" w:rsidRDefault="002D42C5" w:rsidP="002D42C5">
            <w:pPr>
              <w:pStyle w:val="ListParagraph"/>
              <w:numPr>
                <w:ilvl w:val="0"/>
                <w:numId w:val="31"/>
              </w:numPr>
              <w:ind w:left="346"/>
            </w:pPr>
            <w:r w:rsidRPr="006C2A02">
              <w:t>Receive feedback</w:t>
            </w:r>
          </w:p>
        </w:tc>
      </w:tr>
      <w:tr w:rsidR="00BF77DA" w:rsidRPr="006C2A02" w14:paraId="5E7DDC5C" w14:textId="77777777" w:rsidTr="000C6A24">
        <w:tc>
          <w:tcPr>
            <w:tcW w:w="895" w:type="dxa"/>
          </w:tcPr>
          <w:p w14:paraId="59EB41F8" w14:textId="73E763B3" w:rsidR="00BF77DA" w:rsidRPr="006C2A02" w:rsidRDefault="00BF77DA" w:rsidP="002D42C5">
            <w:r>
              <w:t>16</w:t>
            </w:r>
          </w:p>
        </w:tc>
        <w:tc>
          <w:tcPr>
            <w:tcW w:w="2117" w:type="dxa"/>
          </w:tcPr>
          <w:p w14:paraId="314EAE45" w14:textId="77777777" w:rsidR="00BF77DA" w:rsidRPr="006C2A02" w:rsidRDefault="00BF77DA" w:rsidP="002D42C5"/>
        </w:tc>
        <w:tc>
          <w:tcPr>
            <w:tcW w:w="1470" w:type="dxa"/>
          </w:tcPr>
          <w:p w14:paraId="32806B7A" w14:textId="02EDE12E" w:rsidR="00BF77DA" w:rsidRPr="006C2A02" w:rsidRDefault="00BF77DA" w:rsidP="002D42C5">
            <w:r>
              <w:t>Team</w:t>
            </w:r>
          </w:p>
        </w:tc>
        <w:tc>
          <w:tcPr>
            <w:tcW w:w="4534" w:type="dxa"/>
          </w:tcPr>
          <w:p w14:paraId="03A7FC11" w14:textId="77777777" w:rsidR="00BF77DA" w:rsidRPr="006C2A02" w:rsidRDefault="00BF77DA" w:rsidP="00BF77DA"/>
        </w:tc>
      </w:tr>
      <w:tr w:rsidR="002D42C5" w:rsidRPr="006C2A02" w14:paraId="7941C9AD" w14:textId="77777777" w:rsidTr="000C6A24">
        <w:tc>
          <w:tcPr>
            <w:tcW w:w="895" w:type="dxa"/>
          </w:tcPr>
          <w:p w14:paraId="4AC044F1" w14:textId="77777777" w:rsidR="002D42C5" w:rsidRPr="006C2A02" w:rsidRDefault="002D42C5" w:rsidP="002D42C5">
            <w:r w:rsidRPr="006C2A02">
              <w:t>17</w:t>
            </w:r>
          </w:p>
        </w:tc>
        <w:tc>
          <w:tcPr>
            <w:tcW w:w="2117" w:type="dxa"/>
          </w:tcPr>
          <w:p w14:paraId="4D21BF05" w14:textId="744AA892" w:rsidR="002D42C5" w:rsidRPr="006C2A02" w:rsidRDefault="002D42C5" w:rsidP="002D42C5">
            <w:r w:rsidRPr="006C2A02">
              <w:t>Tue 5</w:t>
            </w:r>
            <w:r w:rsidRPr="006C2A02">
              <w:rPr>
                <w:vertAlign w:val="superscript"/>
              </w:rPr>
              <w:t>th</w:t>
            </w:r>
            <w:r w:rsidRPr="006C2A02">
              <w:t xml:space="preserve"> Jun 201</w:t>
            </w:r>
            <w:r w:rsidR="00686FE4">
              <w:t>8</w:t>
            </w:r>
          </w:p>
        </w:tc>
        <w:tc>
          <w:tcPr>
            <w:tcW w:w="1470" w:type="dxa"/>
          </w:tcPr>
          <w:p w14:paraId="22AA0B1E" w14:textId="77777777" w:rsidR="002D42C5" w:rsidRPr="006C2A02" w:rsidRDefault="002D42C5" w:rsidP="002D42C5">
            <w:r w:rsidRPr="006C2A02">
              <w:t>Everyone</w:t>
            </w:r>
          </w:p>
        </w:tc>
        <w:tc>
          <w:tcPr>
            <w:tcW w:w="4534" w:type="dxa"/>
          </w:tcPr>
          <w:p w14:paraId="707951BE" w14:textId="77777777" w:rsidR="002D42C5" w:rsidRPr="006C2A02" w:rsidRDefault="002D42C5" w:rsidP="002D42C5">
            <w:r w:rsidRPr="006C2A02">
              <w:t>Final meeting for feedback</w:t>
            </w:r>
          </w:p>
        </w:tc>
      </w:tr>
      <w:tr w:rsidR="002D42C5" w:rsidRPr="006C2A02" w14:paraId="7A0B49E2" w14:textId="77777777" w:rsidTr="002A7416">
        <w:tc>
          <w:tcPr>
            <w:tcW w:w="9016" w:type="dxa"/>
            <w:gridSpan w:val="4"/>
          </w:tcPr>
          <w:p w14:paraId="6BE2E22A" w14:textId="77777777" w:rsidR="002D42C5" w:rsidRPr="006C2A02" w:rsidRDefault="002D42C5" w:rsidP="002D42C5">
            <w:pPr>
              <w:rPr>
                <w:b/>
              </w:rPr>
            </w:pPr>
            <w:r w:rsidRPr="006C2A02">
              <w:rPr>
                <w:b/>
              </w:rPr>
              <w:t>Presentation</w:t>
            </w:r>
          </w:p>
        </w:tc>
      </w:tr>
      <w:tr w:rsidR="002D42C5" w:rsidRPr="006C2A02" w14:paraId="1B8C8553" w14:textId="77777777" w:rsidTr="000C6A24">
        <w:tc>
          <w:tcPr>
            <w:tcW w:w="895" w:type="dxa"/>
          </w:tcPr>
          <w:p w14:paraId="1E1E6135" w14:textId="65DA70F8" w:rsidR="002D42C5" w:rsidRPr="006C2A02" w:rsidRDefault="00BF77DA" w:rsidP="002D42C5">
            <w:r>
              <w:t>18</w:t>
            </w:r>
          </w:p>
        </w:tc>
        <w:tc>
          <w:tcPr>
            <w:tcW w:w="2117" w:type="dxa"/>
          </w:tcPr>
          <w:p w14:paraId="0E83FCB5" w14:textId="4F69757D" w:rsidR="002D42C5" w:rsidRPr="006C2A02" w:rsidRDefault="002D42C5" w:rsidP="002D42C5"/>
        </w:tc>
        <w:tc>
          <w:tcPr>
            <w:tcW w:w="1470" w:type="dxa"/>
          </w:tcPr>
          <w:p w14:paraId="7882660C" w14:textId="72ABCF52" w:rsidR="002D42C5" w:rsidRPr="006C2A02" w:rsidRDefault="00BF77DA" w:rsidP="002D42C5">
            <w:r>
              <w:t>Team</w:t>
            </w:r>
          </w:p>
        </w:tc>
        <w:tc>
          <w:tcPr>
            <w:tcW w:w="4534" w:type="dxa"/>
          </w:tcPr>
          <w:p w14:paraId="3D91C056" w14:textId="0EEEC00B" w:rsidR="002D42C5" w:rsidRPr="006C2A02" w:rsidRDefault="002D42C5" w:rsidP="002D42C5"/>
        </w:tc>
      </w:tr>
      <w:tr w:rsidR="00BF77DA" w:rsidRPr="006C2A02" w14:paraId="12900787" w14:textId="77777777" w:rsidTr="000C6A24">
        <w:tc>
          <w:tcPr>
            <w:tcW w:w="895" w:type="dxa"/>
          </w:tcPr>
          <w:p w14:paraId="0B3EF687" w14:textId="70F925B5" w:rsidR="00BF77DA" w:rsidRPr="006C2A02" w:rsidRDefault="00BF77DA" w:rsidP="00BF77DA">
            <w:r w:rsidRPr="006C2A02">
              <w:t>19</w:t>
            </w:r>
          </w:p>
        </w:tc>
        <w:tc>
          <w:tcPr>
            <w:tcW w:w="2117" w:type="dxa"/>
          </w:tcPr>
          <w:p w14:paraId="0984603A" w14:textId="67E02D33" w:rsidR="00BF77DA" w:rsidRPr="006C2A02" w:rsidRDefault="00BF77DA" w:rsidP="00BF77DA">
            <w:r w:rsidRPr="006C2A02">
              <w:t>Tue 19</w:t>
            </w:r>
            <w:r w:rsidRPr="006C2A02">
              <w:rPr>
                <w:vertAlign w:val="superscript"/>
              </w:rPr>
              <w:t>th</w:t>
            </w:r>
            <w:r w:rsidRPr="006C2A02">
              <w:t xml:space="preserve"> Jun 201</w:t>
            </w:r>
            <w:r w:rsidR="00686FE4">
              <w:t>8</w:t>
            </w:r>
          </w:p>
        </w:tc>
        <w:tc>
          <w:tcPr>
            <w:tcW w:w="1470" w:type="dxa"/>
          </w:tcPr>
          <w:p w14:paraId="366C59FA" w14:textId="2BDDBDB9" w:rsidR="00BF77DA" w:rsidRPr="006C2A02" w:rsidRDefault="00BF77DA" w:rsidP="00BF77DA">
            <w:r w:rsidRPr="006C2A02">
              <w:t>Everyone</w:t>
            </w:r>
          </w:p>
        </w:tc>
        <w:tc>
          <w:tcPr>
            <w:tcW w:w="4534" w:type="dxa"/>
          </w:tcPr>
          <w:p w14:paraId="75C49B8B" w14:textId="74C41C80" w:rsidR="00BF77DA" w:rsidRPr="006C2A02" w:rsidRDefault="00BF77DA" w:rsidP="00BF77DA">
            <w:r w:rsidRPr="006C2A02">
              <w:t>Present software solution</w:t>
            </w:r>
          </w:p>
        </w:tc>
      </w:tr>
    </w:tbl>
    <w:p w14:paraId="61B9F6A0" w14:textId="77777777" w:rsidR="00964DE5" w:rsidRPr="006C2A02" w:rsidRDefault="00964DE5" w:rsidP="005A65E0">
      <w:pPr>
        <w:pStyle w:val="Heading2"/>
      </w:pPr>
    </w:p>
    <w:p w14:paraId="1E7D49D8" w14:textId="77777777" w:rsidR="00BF77DA" w:rsidRDefault="00BF77DA">
      <w:pPr>
        <w:rPr>
          <w:rFonts w:eastAsiaTheme="majorEastAsia"/>
          <w:color w:val="990000"/>
          <w:sz w:val="28"/>
          <w:szCs w:val="28"/>
        </w:rPr>
      </w:pPr>
      <w:bookmarkStart w:id="161" w:name="_Toc507493949"/>
      <w:r>
        <w:br w:type="page"/>
      </w:r>
    </w:p>
    <w:p w14:paraId="635329C5" w14:textId="5ED14CD4" w:rsidR="006739E2" w:rsidRPr="006C2A02" w:rsidRDefault="006739E2" w:rsidP="005A65E0">
      <w:pPr>
        <w:pStyle w:val="Heading2"/>
      </w:pPr>
      <w:bookmarkStart w:id="162" w:name="_Toc508106397"/>
      <w:r w:rsidRPr="006C2A02">
        <w:lastRenderedPageBreak/>
        <w:t>Methods of Communication</w:t>
      </w:r>
      <w:bookmarkEnd w:id="161"/>
      <w:bookmarkEnd w:id="162"/>
    </w:p>
    <w:p w14:paraId="30964D21" w14:textId="535B9DC2" w:rsidR="00873E50" w:rsidRPr="006C2A02" w:rsidRDefault="000C466A" w:rsidP="009664F8">
      <w:r w:rsidRPr="006C2A02">
        <w:t>There will be status report</w:t>
      </w:r>
      <w:r w:rsidR="00894912">
        <w:t>, every 2 weeks,</w:t>
      </w:r>
      <w:r w:rsidRPr="006C2A02">
        <w:t xml:space="preserve"> on how the project is going. </w:t>
      </w:r>
      <w:r w:rsidR="00237694" w:rsidRPr="006C2A02">
        <w:t xml:space="preserve">This report will be emailed to </w:t>
      </w:r>
      <w:r w:rsidR="000B7C28" w:rsidRPr="006C2A02">
        <w:t xml:space="preserve">the Project Sponsor and Mentor. </w:t>
      </w:r>
      <w:r w:rsidR="000749E8" w:rsidRPr="006C2A02">
        <w:t>The status report will entail:</w:t>
      </w:r>
    </w:p>
    <w:p w14:paraId="70556B32" w14:textId="0701851D" w:rsidR="000749E8" w:rsidRPr="006C2A02" w:rsidRDefault="000749E8" w:rsidP="000749E8">
      <w:pPr>
        <w:pStyle w:val="ListParagraph"/>
        <w:numPr>
          <w:ilvl w:val="0"/>
          <w:numId w:val="3"/>
        </w:numPr>
      </w:pPr>
      <w:r w:rsidRPr="006C2A02">
        <w:t>Summary of tasks completed between the last report and current report date.</w:t>
      </w:r>
    </w:p>
    <w:p w14:paraId="605C6E8B" w14:textId="2C88F199" w:rsidR="002123B1" w:rsidRPr="006C2A02" w:rsidRDefault="001A7215" w:rsidP="000749E8">
      <w:pPr>
        <w:pStyle w:val="ListParagraph"/>
        <w:numPr>
          <w:ilvl w:val="0"/>
          <w:numId w:val="3"/>
        </w:numPr>
      </w:pPr>
      <w:r w:rsidRPr="006C2A02">
        <w:t>Summary of tasks and goals completed during the 2 weeks.</w:t>
      </w:r>
    </w:p>
    <w:p w14:paraId="222CCAA2" w14:textId="27FBAD43" w:rsidR="002123B1" w:rsidRPr="006C2A02" w:rsidRDefault="002123B1" w:rsidP="002123B1">
      <w:pPr>
        <w:pStyle w:val="ListParagraph"/>
        <w:numPr>
          <w:ilvl w:val="0"/>
          <w:numId w:val="3"/>
        </w:numPr>
      </w:pPr>
      <w:r w:rsidRPr="006C2A02">
        <w:t>Summary of issues that were encountered and resolved during the 2 weeks.</w:t>
      </w:r>
    </w:p>
    <w:p w14:paraId="7D32A5F3" w14:textId="314D44BC" w:rsidR="002D315C" w:rsidRPr="006C2A02" w:rsidRDefault="002D315C" w:rsidP="002123B1">
      <w:pPr>
        <w:pStyle w:val="ListParagraph"/>
        <w:numPr>
          <w:ilvl w:val="0"/>
          <w:numId w:val="3"/>
        </w:numPr>
      </w:pPr>
      <w:r w:rsidRPr="006C2A02">
        <w:t>Division of work among the Project Team</w:t>
      </w:r>
    </w:p>
    <w:p w14:paraId="496E6F2F" w14:textId="549C7F3C" w:rsidR="00675B97" w:rsidRPr="006C2A02" w:rsidRDefault="000B7C28" w:rsidP="009664F8">
      <w:r w:rsidRPr="006C2A02">
        <w:t>Everyone has access to the git folder</w:t>
      </w:r>
      <w:r w:rsidR="00675B97" w:rsidRPr="006C2A02">
        <w:t xml:space="preserve">: </w:t>
      </w:r>
      <w:hyperlink r:id="rId18" w:history="1">
        <w:r w:rsidR="00675B97" w:rsidRPr="006C2A02">
          <w:rPr>
            <w:rStyle w:val="Hyperlink"/>
          </w:rPr>
          <w:t>https://git.fhict.nl/I390396/ProPGroup34</w:t>
        </w:r>
      </w:hyperlink>
      <w:r w:rsidR="00873E50" w:rsidRPr="006C2A02">
        <w:t xml:space="preserve"> </w:t>
      </w:r>
      <w:r w:rsidR="00873E50" w:rsidRPr="006C2A02">
        <w:br/>
      </w:r>
      <w:r w:rsidR="00675B97" w:rsidRPr="006C2A02">
        <w:t xml:space="preserve">It’s the responsibility of everyone to check the git folder on a daily basis for updates. </w:t>
      </w:r>
    </w:p>
    <w:p w14:paraId="1ACA42FF" w14:textId="02B988CF" w:rsidR="00D724EB" w:rsidRDefault="0020657C" w:rsidP="009C788D">
      <w:r w:rsidRPr="006C2A02">
        <w:t xml:space="preserve">There will be bi-weekly meetings (after 3 weeks of consecutive meetings). </w:t>
      </w:r>
      <w:r w:rsidR="00AD44C7" w:rsidRPr="006C2A02">
        <w:t>Every member of the Project Team will be invited to participate in the meeting. The Project Leader will send the status report to each member of the team before the meeting so everyone can review it in advance.</w:t>
      </w:r>
    </w:p>
    <w:p w14:paraId="4C17AF1A" w14:textId="4BE8772F" w:rsidR="00376992" w:rsidRPr="00376992" w:rsidRDefault="008C1B2D" w:rsidP="00D724EB">
      <w:pPr>
        <w:pStyle w:val="Heading2"/>
      </w:pPr>
      <w:bookmarkStart w:id="163" w:name="_Contact_Details"/>
      <w:bookmarkStart w:id="164" w:name="_Toc508106398"/>
      <w:bookmarkEnd w:id="163"/>
      <w:r>
        <w:t>Contact Details</w:t>
      </w:r>
      <w:bookmarkEnd w:id="164"/>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35"/>
        <w:gridCol w:w="4881"/>
      </w:tblGrid>
      <w:tr w:rsidR="00646986" w14:paraId="38C25819" w14:textId="77777777" w:rsidTr="00376992">
        <w:tc>
          <w:tcPr>
            <w:tcW w:w="4135" w:type="dxa"/>
            <w:shd w:val="clear" w:color="auto" w:fill="auto"/>
          </w:tcPr>
          <w:p w14:paraId="61D6371D" w14:textId="464747AF" w:rsidR="00646986" w:rsidRDefault="00646986" w:rsidP="00646986">
            <w:pPr>
              <w:rPr>
                <w:lang w:val="de-DE"/>
              </w:rPr>
            </w:pPr>
            <w:r w:rsidRPr="00376992">
              <w:rPr>
                <w:b/>
              </w:rPr>
              <w:t>André A. Postma</w:t>
            </w:r>
            <w:r>
              <w:br/>
            </w:r>
            <w:r w:rsidRPr="005418CC">
              <w:t>Events Specialis</w:t>
            </w:r>
            <w:r>
              <w:t>t</w:t>
            </w:r>
            <w:r w:rsidRPr="005418CC">
              <w:br/>
            </w:r>
            <w:r w:rsidRPr="00B65638">
              <w:rPr>
                <w:lang w:val="de-DE"/>
              </w:rPr>
              <w:t>Events International</w:t>
            </w:r>
            <w:r w:rsidRPr="00B65638">
              <w:rPr>
                <w:lang w:val="de-DE"/>
              </w:rPr>
              <w:br/>
              <w:t>Rachelsmolen 1</w:t>
            </w:r>
            <w:r w:rsidRPr="00B65638">
              <w:rPr>
                <w:lang w:val="de-DE"/>
              </w:rPr>
              <w:br/>
              <w:t>5612 MA Ein</w:t>
            </w:r>
            <w:r>
              <w:rPr>
                <w:lang w:val="de-DE"/>
              </w:rPr>
              <w:t>dhoven</w:t>
            </w:r>
            <w:r w:rsidRPr="00B65638">
              <w:rPr>
                <w:lang w:val="de-DE"/>
              </w:rPr>
              <w:br/>
              <w:t>Tel : 088 508 0000</w:t>
            </w:r>
            <w:r w:rsidR="001B2437">
              <w:rPr>
                <w:lang w:val="de-DE"/>
              </w:rPr>
              <w:br/>
            </w:r>
            <w:hyperlink r:id="rId19" w:history="1">
              <w:r w:rsidR="001B2437" w:rsidRPr="001A35DD">
                <w:rPr>
                  <w:rStyle w:val="Hyperlink"/>
                  <w:lang w:val="de-DE"/>
                </w:rPr>
                <w:t>a.postma@fontys.nl</w:t>
              </w:r>
            </w:hyperlink>
          </w:p>
          <w:p w14:paraId="5523ACAC" w14:textId="77777777" w:rsidR="00646986" w:rsidRDefault="00646986" w:rsidP="008C1B2D"/>
        </w:tc>
        <w:tc>
          <w:tcPr>
            <w:tcW w:w="4881" w:type="dxa"/>
            <w:shd w:val="clear" w:color="auto" w:fill="auto"/>
          </w:tcPr>
          <w:p w14:paraId="0A4D8EFC" w14:textId="629F6241" w:rsidR="00646986" w:rsidRPr="00CB7F4F" w:rsidRDefault="00646986" w:rsidP="00646986">
            <w:r w:rsidRPr="00376992">
              <w:rPr>
                <w:b/>
              </w:rPr>
              <w:t>Talia</w:t>
            </w:r>
            <w:r w:rsidR="00376992">
              <w:rPr>
                <w:b/>
              </w:rPr>
              <w:t xml:space="preserve"> </w:t>
            </w:r>
            <w:r w:rsidRPr="00376992">
              <w:rPr>
                <w:b/>
              </w:rPr>
              <w:t>Santos</w:t>
            </w:r>
            <w:r w:rsidRPr="00CB7F4F">
              <w:br/>
              <w:t>Project Leader</w:t>
            </w:r>
            <w:r w:rsidRPr="00CB7F4F">
              <w:br/>
              <w:t>Eloniah S</w:t>
            </w:r>
            <w:r>
              <w:t>oftware Solutions</w:t>
            </w:r>
            <w:r>
              <w:br/>
            </w:r>
            <w:proofErr w:type="spellStart"/>
            <w:r>
              <w:t>Rachelsmolen</w:t>
            </w:r>
            <w:proofErr w:type="spellEnd"/>
            <w:r>
              <w:t xml:space="preserve"> 1</w:t>
            </w:r>
            <w:r>
              <w:br/>
              <w:t>5612 MA Eindhoven</w:t>
            </w:r>
            <w:r>
              <w:br/>
              <w:t>Tel: 088 508 0000</w:t>
            </w:r>
          </w:p>
          <w:p w14:paraId="54A428E9" w14:textId="54A02038" w:rsidR="00646986" w:rsidRDefault="00706F11" w:rsidP="008C1B2D">
            <w:hyperlink r:id="rId20" w:history="1">
              <w:r w:rsidR="00C62CFD" w:rsidRPr="001A35DD">
                <w:rPr>
                  <w:rStyle w:val="Hyperlink"/>
                </w:rPr>
                <w:t>t.dasilvasantos@student.fontys.nl</w:t>
              </w:r>
            </w:hyperlink>
          </w:p>
        </w:tc>
      </w:tr>
    </w:tbl>
    <w:p w14:paraId="1034D647" w14:textId="5424A1C0" w:rsidR="00C73E6F" w:rsidRPr="00B65638" w:rsidRDefault="00931802" w:rsidP="00931802">
      <w:pPr>
        <w:pStyle w:val="Heading1"/>
        <w:rPr>
          <w:lang w:val="fr-FR"/>
        </w:rPr>
      </w:pPr>
      <w:bookmarkStart w:id="165" w:name="_Toc508106399"/>
      <w:r w:rsidRPr="00B65638">
        <w:rPr>
          <w:lang w:val="fr-FR"/>
        </w:rPr>
        <w:t>Assumptions</w:t>
      </w:r>
      <w:bookmarkEnd w:id="165"/>
    </w:p>
    <w:p w14:paraId="24011ABE" w14:textId="77777777" w:rsidR="00032D90" w:rsidRDefault="00AA3CCF" w:rsidP="00032D90">
      <w:pPr>
        <w:pStyle w:val="ListParagraph"/>
        <w:numPr>
          <w:ilvl w:val="0"/>
          <w:numId w:val="32"/>
        </w:numPr>
      </w:pPr>
      <w:r>
        <w:t xml:space="preserve">Eloniah is a software solutions company that </w:t>
      </w:r>
      <w:r w:rsidR="00BC5E65">
        <w:t>has been in existence for over 5 years.</w:t>
      </w:r>
    </w:p>
    <w:p w14:paraId="478071F8" w14:textId="355C1D5A" w:rsidR="00032D90" w:rsidRDefault="00931802" w:rsidP="00032D90">
      <w:pPr>
        <w:pStyle w:val="ListParagraph"/>
        <w:numPr>
          <w:ilvl w:val="0"/>
          <w:numId w:val="32"/>
        </w:numPr>
      </w:pPr>
      <w:r>
        <w:t>The source code is copyright</w:t>
      </w:r>
      <w:r w:rsidR="00032D90">
        <w:t>ed</w:t>
      </w:r>
      <w:r>
        <w:t xml:space="preserve"> and is solely for Eloniah to modify. If the company requests for modifications</w:t>
      </w:r>
      <w:r w:rsidR="009667BF">
        <w:t xml:space="preserve"> to the applications, they will have to request Eloniah to make the changes, instead of finding another company.</w:t>
      </w:r>
    </w:p>
    <w:p w14:paraId="644F577D" w14:textId="7F3F9508" w:rsidR="00BC5E65" w:rsidRDefault="00BC5E65" w:rsidP="00032D90">
      <w:pPr>
        <w:pStyle w:val="ListParagraph"/>
        <w:numPr>
          <w:ilvl w:val="0"/>
          <w:numId w:val="32"/>
        </w:numPr>
      </w:pPr>
      <w:r>
        <w:t xml:space="preserve">The budget plan is </w:t>
      </w:r>
      <w:r w:rsidR="00032D90">
        <w:t>accurate.</w:t>
      </w:r>
    </w:p>
    <w:p w14:paraId="454553A9" w14:textId="016D1D91" w:rsidR="00D81E9F" w:rsidRDefault="00D81E9F" w:rsidP="00032D90">
      <w:pPr>
        <w:pStyle w:val="ListParagraph"/>
        <w:numPr>
          <w:ilvl w:val="0"/>
          <w:numId w:val="32"/>
        </w:numPr>
      </w:pPr>
      <w:r>
        <w:t>T</w:t>
      </w:r>
      <w:r w:rsidR="002741FD">
        <w:t xml:space="preserve">he company </w:t>
      </w:r>
      <w:r w:rsidR="008A7BD9">
        <w:t>has received a</w:t>
      </w:r>
      <w:r w:rsidR="00236B15">
        <w:t>n event permit from the government to carry through with the activity.</w:t>
      </w:r>
    </w:p>
    <w:p w14:paraId="48C269D7" w14:textId="77777777" w:rsidR="00CD35F6" w:rsidRDefault="00CD35F6"/>
    <w:p w14:paraId="688AD725" w14:textId="4F3BEB65" w:rsidR="00BF77DA" w:rsidRDefault="00BF77DA">
      <w:pPr>
        <w:rPr>
          <w:rFonts w:eastAsiaTheme="majorEastAsia"/>
          <w:color w:val="FF0000"/>
          <w:sz w:val="32"/>
          <w:szCs w:val="32"/>
        </w:rPr>
      </w:pPr>
      <w:r>
        <w:br w:type="page"/>
      </w:r>
    </w:p>
    <w:p w14:paraId="39291CA9" w14:textId="11D40D8A" w:rsidR="00954734" w:rsidRDefault="00954734" w:rsidP="005A65E0">
      <w:pPr>
        <w:pStyle w:val="Heading1"/>
      </w:pPr>
      <w:bookmarkStart w:id="166" w:name="_Toc508106400"/>
      <w:r w:rsidRPr="006C2A02">
        <w:lastRenderedPageBreak/>
        <w:t>Appendices</w:t>
      </w:r>
      <w:bookmarkEnd w:id="166"/>
    </w:p>
    <w:p w14:paraId="0F181D16" w14:textId="77777777" w:rsidR="008C1B2D" w:rsidRPr="008C1B2D" w:rsidRDefault="008C1B2D" w:rsidP="008C1B2D"/>
    <w:p w14:paraId="647D2A86" w14:textId="77777777" w:rsidR="008C1B2D" w:rsidRPr="006C2A02" w:rsidRDefault="008C1B2D" w:rsidP="008C1B2D">
      <w:pPr>
        <w:pStyle w:val="Heading2"/>
      </w:pPr>
      <w:bookmarkStart w:id="167" w:name="_Appendix_A:_LARP"/>
      <w:bookmarkStart w:id="168" w:name="_Toc507493954"/>
      <w:bookmarkStart w:id="169" w:name="_Toc508106401"/>
      <w:bookmarkStart w:id="170" w:name="_Toc507493951"/>
      <w:bookmarkEnd w:id="167"/>
      <w:r w:rsidRPr="006C2A02">
        <w:t xml:space="preserve">Appendix </w:t>
      </w:r>
      <w:r>
        <w:t>A</w:t>
      </w:r>
      <w:r w:rsidRPr="006C2A02">
        <w:t>: LARP Definition - Wikipedia</w:t>
      </w:r>
      <w:bookmarkEnd w:id="168"/>
      <w:bookmarkEnd w:id="169"/>
    </w:p>
    <w:p w14:paraId="30D54127" w14:textId="77777777" w:rsidR="008C1B2D" w:rsidRPr="006C2A02" w:rsidRDefault="008C1B2D" w:rsidP="008C1B2D">
      <w:r w:rsidRPr="006C2A02">
        <w:t xml:space="preserve">“A live action role-playing game (LARP) is a form of role-playing game where the participants physically portray their characters. The players pursue goals within a fictional setting represented by the real world while interacting with each other in character.” </w:t>
      </w:r>
      <w:r w:rsidRPr="006C2A02">
        <w:br/>
        <w:t xml:space="preserve">&lt; </w:t>
      </w:r>
      <w:hyperlink r:id="rId21" w:history="1">
        <w:r w:rsidRPr="006C2A02">
          <w:rPr>
            <w:rStyle w:val="Hyperlink"/>
          </w:rPr>
          <w:t>https://en.wikipedia.org/wiki/Live_action_role-playing_game</w:t>
        </w:r>
      </w:hyperlink>
      <w:r w:rsidRPr="006C2A02">
        <w:t>&gt;</w:t>
      </w:r>
    </w:p>
    <w:p w14:paraId="42D5F833" w14:textId="77777777" w:rsidR="008C1B2D" w:rsidRDefault="008C1B2D" w:rsidP="005A65E0">
      <w:pPr>
        <w:pStyle w:val="Heading2"/>
      </w:pPr>
    </w:p>
    <w:p w14:paraId="738E2137" w14:textId="01DF5379" w:rsidR="00954734" w:rsidRPr="006C2A02" w:rsidRDefault="00954734" w:rsidP="005A65E0">
      <w:pPr>
        <w:pStyle w:val="Heading2"/>
      </w:pPr>
      <w:bookmarkStart w:id="171" w:name="_Appendix_B:_Map"/>
      <w:bookmarkStart w:id="172" w:name="_Toc508106402"/>
      <w:bookmarkEnd w:id="171"/>
      <w:r w:rsidRPr="006C2A02">
        <w:t xml:space="preserve">Appendix </w:t>
      </w:r>
      <w:r w:rsidR="008C1B2D">
        <w:t>B</w:t>
      </w:r>
      <w:r w:rsidRPr="006C2A02">
        <w:t>: Map of Camping Area</w:t>
      </w:r>
      <w:bookmarkEnd w:id="170"/>
      <w:bookmarkEnd w:id="172"/>
    </w:p>
    <w:p w14:paraId="2BDBDB2F" w14:textId="57330636" w:rsidR="00137546" w:rsidRPr="006C2A02" w:rsidRDefault="00137546">
      <w:r w:rsidRPr="006C2A02">
        <w:rPr>
          <w:noProof/>
        </w:rPr>
        <w:drawing>
          <wp:inline distT="0" distB="0" distL="0" distR="0" wp14:anchorId="5B823C9A" wp14:editId="396D2D17">
            <wp:extent cx="5483919" cy="388620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94838" cy="3893938"/>
                    </a:xfrm>
                    <a:prstGeom prst="rect">
                      <a:avLst/>
                    </a:prstGeom>
                  </pic:spPr>
                </pic:pic>
              </a:graphicData>
            </a:graphic>
          </wp:inline>
        </w:drawing>
      </w:r>
    </w:p>
    <w:p w14:paraId="3F3F9CB3" w14:textId="77777777" w:rsidR="00D028E8" w:rsidRPr="006C2A02" w:rsidRDefault="00D028E8" w:rsidP="005A65E0">
      <w:pPr>
        <w:pStyle w:val="Heading2"/>
      </w:pPr>
    </w:p>
    <w:p w14:paraId="662BE2CD" w14:textId="69656C4A" w:rsidR="00954734" w:rsidRPr="006C2A02" w:rsidRDefault="00954734" w:rsidP="005A65E0">
      <w:pPr>
        <w:pStyle w:val="Heading2"/>
      </w:pPr>
      <w:bookmarkStart w:id="173" w:name="_Appendix_C:_ATM"/>
      <w:bookmarkStart w:id="174" w:name="_Toc507493952"/>
      <w:bookmarkStart w:id="175" w:name="_Toc508106403"/>
      <w:bookmarkEnd w:id="173"/>
      <w:r w:rsidRPr="006C2A02">
        <w:t xml:space="preserve">Appendix </w:t>
      </w:r>
      <w:r w:rsidR="008C1B2D">
        <w:t>C</w:t>
      </w:r>
      <w:r w:rsidRPr="006C2A02">
        <w:t>: ATM Log</w:t>
      </w:r>
      <w:bookmarkEnd w:id="174"/>
      <w:bookmarkEnd w:id="175"/>
    </w:p>
    <w:p w14:paraId="38A2EA1B" w14:textId="5538B04C" w:rsidR="00A36540" w:rsidRPr="006C2A02" w:rsidRDefault="00A36540">
      <w:r w:rsidRPr="006C2A02">
        <w:rPr>
          <w:noProof/>
        </w:rPr>
        <w:drawing>
          <wp:inline distT="0" distB="0" distL="0" distR="0" wp14:anchorId="7AD034B7" wp14:editId="0E222F18">
            <wp:extent cx="5646928" cy="49434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67396" cy="4961393"/>
                    </a:xfrm>
                    <a:prstGeom prst="rect">
                      <a:avLst/>
                    </a:prstGeom>
                  </pic:spPr>
                </pic:pic>
              </a:graphicData>
            </a:graphic>
          </wp:inline>
        </w:drawing>
      </w:r>
    </w:p>
    <w:p w14:paraId="7410D888" w14:textId="77777777" w:rsidR="00D028E8" w:rsidRPr="006C2A02" w:rsidRDefault="00D028E8" w:rsidP="000A6699"/>
    <w:sectPr w:rsidR="00D028E8" w:rsidRPr="006C2A02" w:rsidSect="004E0DC0">
      <w:footerReference w:type="default" r:id="rId24"/>
      <w:pgSz w:w="11906" w:h="16838" w:code="9"/>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Gerald Hilderink" w:date="2018-03-20T09:22:00Z" w:initials="GH">
    <w:p w14:paraId="4F303130" w14:textId="77777777" w:rsidR="002A7416" w:rsidRDefault="002A7416" w:rsidP="002A7416">
      <w:pPr>
        <w:pStyle w:val="CommentText"/>
        <w:numPr>
          <w:ilvl w:val="0"/>
          <w:numId w:val="36"/>
        </w:numPr>
      </w:pPr>
      <w:r>
        <w:rPr>
          <w:rStyle w:val="CommentReference"/>
        </w:rPr>
        <w:annotationRef/>
      </w:r>
      <w:r>
        <w:t>Nice front page</w:t>
      </w:r>
    </w:p>
    <w:p w14:paraId="77451848" w14:textId="54330424" w:rsidR="002A7416" w:rsidRDefault="002A7416" w:rsidP="002A7416">
      <w:pPr>
        <w:pStyle w:val="CommentText"/>
        <w:numPr>
          <w:ilvl w:val="0"/>
          <w:numId w:val="36"/>
        </w:numPr>
      </w:pPr>
      <w:r>
        <w:t>Version History is before TOC, and therefore should not be part of TOC</w:t>
      </w:r>
    </w:p>
    <w:p w14:paraId="4432B431" w14:textId="7F433AD3" w:rsidR="009732E5" w:rsidRDefault="009732E5" w:rsidP="009732E5">
      <w:pPr>
        <w:pStyle w:val="CommentText"/>
      </w:pPr>
      <w:r>
        <w:t>test</w:t>
      </w:r>
    </w:p>
  </w:comment>
  <w:comment w:id="10" w:author="Gerald Hilderink" w:date="2018-03-20T09:26:00Z" w:initials="GH">
    <w:p w14:paraId="73BA301C" w14:textId="6AB5F7CE" w:rsidR="002A7416" w:rsidRDefault="002A7416">
      <w:pPr>
        <w:pStyle w:val="CommentText"/>
      </w:pPr>
      <w:r>
        <w:rPr>
          <w:rStyle w:val="CommentReference"/>
        </w:rPr>
        <w:annotationRef/>
      </w:r>
      <w:r>
        <w:t xml:space="preserve">Perhaps say something about how the solution improves the event first. Then…the solution aims at … </w:t>
      </w:r>
    </w:p>
  </w:comment>
  <w:comment w:id="11" w:author="Gerald Hilderink" w:date="2018-03-20T09:29:00Z" w:initials="GH">
    <w:p w14:paraId="34418070" w14:textId="77777777" w:rsidR="002A7416" w:rsidRDefault="002A7416">
      <w:pPr>
        <w:pStyle w:val="CommentText"/>
      </w:pPr>
      <w:r>
        <w:rPr>
          <w:rStyle w:val="CommentReference"/>
        </w:rPr>
        <w:annotationRef/>
      </w:r>
      <w:r>
        <w:t>What is LARP?</w:t>
      </w:r>
    </w:p>
    <w:p w14:paraId="61F088BA" w14:textId="1DA63D2B" w:rsidR="002A7416" w:rsidRDefault="002A7416">
      <w:pPr>
        <w:pStyle w:val="CommentText"/>
      </w:pPr>
      <w:r>
        <w:t>Is the solution only a useful for this kind of event, or also other events?</w:t>
      </w:r>
    </w:p>
  </w:comment>
  <w:comment w:id="13" w:author="Gerald Hilderink" w:date="2018-03-20T09:31:00Z" w:initials="GH">
    <w:p w14:paraId="0D854DA7" w14:textId="4D710BE4" w:rsidR="002A7416" w:rsidRDefault="002A7416">
      <w:pPr>
        <w:pStyle w:val="CommentText"/>
      </w:pPr>
      <w:r>
        <w:rPr>
          <w:rStyle w:val="CommentReference"/>
        </w:rPr>
        <w:annotationRef/>
      </w:r>
      <w:r>
        <w:t>I assume many events and perhaps many different types of events, right?</w:t>
      </w:r>
    </w:p>
  </w:comment>
  <w:comment w:id="19" w:author="Gerald Hilderink" w:date="2018-03-20T09:32:00Z" w:initials="GH">
    <w:p w14:paraId="0A4E0763" w14:textId="3FD2C511" w:rsidR="00AE245C" w:rsidRDefault="00AE245C">
      <w:pPr>
        <w:pStyle w:val="CommentText"/>
      </w:pPr>
      <w:r>
        <w:rPr>
          <w:rStyle w:val="CommentReference"/>
        </w:rPr>
        <w:annotationRef/>
      </w:r>
      <w:r>
        <w:t>Name the main benefits for the client.</w:t>
      </w:r>
    </w:p>
  </w:comment>
  <w:comment w:id="30" w:author="Gerald Hilderink" w:date="2018-03-20T09:35:00Z" w:initials="GH">
    <w:p w14:paraId="3CB0E85D" w14:textId="6D0C02CA" w:rsidR="00AE245C" w:rsidRDefault="00AE245C">
      <w:pPr>
        <w:pStyle w:val="CommentText"/>
      </w:pPr>
      <w:r>
        <w:rPr>
          <w:rStyle w:val="CommentReference"/>
        </w:rPr>
        <w:annotationRef/>
      </w:r>
      <w:r>
        <w:t>This will be a milestone. How to you plan the project to fulfil the milestone? There needs to be lots of testing, right?</w:t>
      </w:r>
    </w:p>
  </w:comment>
  <w:comment w:id="39" w:author="Gerald Hilderink" w:date="2018-03-20T09:40:00Z" w:initials="GH">
    <w:p w14:paraId="6FD2CB30" w14:textId="687BB284" w:rsidR="00AE245C" w:rsidRDefault="00AE245C">
      <w:pPr>
        <w:pStyle w:val="CommentText"/>
      </w:pPr>
      <w:r>
        <w:rPr>
          <w:rStyle w:val="CommentReference"/>
        </w:rPr>
        <w:annotationRef/>
      </w:r>
      <w:r>
        <w:t xml:space="preserve">This is hard to read. I would say something like “..for </w:t>
      </w:r>
      <w:r w:rsidR="002B2280">
        <w:t xml:space="preserve">booking online </w:t>
      </w:r>
      <w:r>
        <w:t xml:space="preserve">the price </w:t>
      </w:r>
      <w:r w:rsidR="002B2280">
        <w:t>is</w:t>
      </w:r>
      <w:r>
        <w:t xml:space="preserve"> €20 </w:t>
      </w:r>
      <w:r w:rsidR="002B2280">
        <w:t>per person (max 6 persons) an €10 for reservation.</w:t>
      </w:r>
      <w:r>
        <w:t>”</w:t>
      </w:r>
      <w:r w:rsidR="002B2280">
        <w:t xml:space="preserve"> Booking a camping spot at the entrance charges addition €10.”</w:t>
      </w:r>
    </w:p>
  </w:comment>
  <w:comment w:id="40" w:author="Gerald Hilderink" w:date="2018-03-20T09:45:00Z" w:initials="GH">
    <w:p w14:paraId="6C7C4E7D" w14:textId="6DA7DEF4" w:rsidR="002B2280" w:rsidRDefault="002B2280">
      <w:pPr>
        <w:pStyle w:val="CommentText"/>
      </w:pPr>
      <w:r>
        <w:rPr>
          <w:rStyle w:val="CommentReference"/>
        </w:rPr>
        <w:annotationRef/>
      </w:r>
      <w:r>
        <w:t xml:space="preserve">Is this really necessary? What account information? Is a copy of the ticket enough? What about data privacy laws? </w:t>
      </w:r>
    </w:p>
  </w:comment>
  <w:comment w:id="41" w:author="Gerald Hilderink" w:date="2018-03-20T09:48:00Z" w:initials="GH">
    <w:p w14:paraId="5C2136D7" w14:textId="50ACA841" w:rsidR="002B2280" w:rsidRDefault="002B2280">
      <w:pPr>
        <w:pStyle w:val="CommentText"/>
      </w:pPr>
      <w:r>
        <w:rPr>
          <w:rStyle w:val="CommentReference"/>
        </w:rPr>
        <w:annotationRef/>
      </w:r>
      <w:r>
        <w:t>After the event? The ATM machines are gone by then.</w:t>
      </w:r>
    </w:p>
  </w:comment>
  <w:comment w:id="42" w:author="Gerald Hilderink" w:date="2018-03-20T09:49:00Z" w:initials="GH">
    <w:p w14:paraId="0ABFB5A2" w14:textId="18D9A6AA" w:rsidR="002B2280" w:rsidRDefault="002B2280">
      <w:pPr>
        <w:pStyle w:val="CommentText"/>
      </w:pPr>
      <w:r>
        <w:rPr>
          <w:rStyle w:val="CommentReference"/>
        </w:rPr>
        <w:annotationRef/>
      </w:r>
      <w:r>
        <w:t xml:space="preserve">Do we need a medical doctor? </w:t>
      </w:r>
      <w:r>
        <w:rPr>
          <w:rFonts w:ascii="Segoe UI Emoji" w:eastAsia="Segoe UI Emoji" w:hAnsi="Segoe UI Emoji" w:cs="Segoe UI Emoji"/>
        </w:rPr>
        <w:t>😊</w:t>
      </w:r>
    </w:p>
  </w:comment>
  <w:comment w:id="43" w:author="Gerald Hilderink" w:date="2018-03-20T09:50:00Z" w:initials="GH">
    <w:p w14:paraId="7C836FF5" w14:textId="772250FD" w:rsidR="002B2280" w:rsidRDefault="002B2280">
      <w:pPr>
        <w:pStyle w:val="CommentText"/>
      </w:pPr>
      <w:r>
        <w:rPr>
          <w:rStyle w:val="CommentReference"/>
        </w:rPr>
        <w:annotationRef/>
      </w:r>
      <w:r>
        <w:t xml:space="preserve">Is this allowed by the insurance company? </w:t>
      </w:r>
      <w:r>
        <w:rPr>
          <w:rFonts w:ascii="Segoe UI Emoji" w:eastAsia="Segoe UI Emoji" w:hAnsi="Segoe UI Emoji" w:cs="Segoe UI Emoji"/>
        </w:rPr>
        <w:t>😊</w:t>
      </w:r>
    </w:p>
  </w:comment>
  <w:comment w:id="48" w:author="Gerald Hilderink" w:date="2018-03-20T09:54:00Z" w:initials="GH">
    <w:p w14:paraId="44C76110" w14:textId="6B41885F" w:rsidR="003F2B96" w:rsidRDefault="003F2B96">
      <w:pPr>
        <w:pStyle w:val="CommentText"/>
      </w:pPr>
      <w:r>
        <w:rPr>
          <w:rStyle w:val="CommentReference"/>
        </w:rPr>
        <w:annotationRef/>
      </w:r>
      <w:r>
        <w:t>In what way are the funds on the account and camping spot related? Should the camping spot be paid in advance? Does the camping spot require a separate ticket?</w:t>
      </w:r>
    </w:p>
  </w:comment>
  <w:comment w:id="49" w:author="Gerald Hilderink" w:date="2018-03-20T09:57:00Z" w:initials="GH">
    <w:p w14:paraId="74867061" w14:textId="208B0890" w:rsidR="003F2B96" w:rsidRDefault="003F2B96">
      <w:pPr>
        <w:pStyle w:val="CommentText"/>
      </w:pPr>
      <w:r>
        <w:rPr>
          <w:rStyle w:val="CommentReference"/>
        </w:rPr>
        <w:annotationRef/>
      </w:r>
      <w:r>
        <w:t>RFID card/band? It’s more or less the same as account, but what is more clear?</w:t>
      </w:r>
    </w:p>
  </w:comment>
  <w:comment w:id="52" w:author="Gerald Hilderink" w:date="2018-03-20T10:00:00Z" w:initials="GH">
    <w:p w14:paraId="39E09D24" w14:textId="0B54D60F" w:rsidR="003F2B96" w:rsidRDefault="003F2B96">
      <w:pPr>
        <w:pStyle w:val="CommentText"/>
      </w:pPr>
      <w:r>
        <w:rPr>
          <w:rStyle w:val="CommentReference"/>
        </w:rPr>
        <w:annotationRef/>
      </w:r>
      <w:r>
        <w:t>Nice text. I would expect something like this also at the introduction. It would address the need for the solution for the client.</w:t>
      </w:r>
    </w:p>
  </w:comment>
  <w:comment w:id="68" w:author="Gerald Hilderink" w:date="2018-03-20T10:06:00Z" w:initials="GH">
    <w:p w14:paraId="554D863B" w14:textId="5FB55CDF" w:rsidR="003B2482" w:rsidRDefault="003B2482">
      <w:pPr>
        <w:pStyle w:val="CommentText"/>
      </w:pPr>
      <w:r>
        <w:rPr>
          <w:rStyle w:val="CommentReference"/>
        </w:rPr>
        <w:annotationRef/>
      </w:r>
      <w:r>
        <w:t>What is the idea behind this?</w:t>
      </w:r>
    </w:p>
  </w:comment>
  <w:comment w:id="69" w:author="Gerald Hilderink" w:date="2018-03-20T10:06:00Z" w:initials="GH">
    <w:p w14:paraId="4BB8BE0A" w14:textId="0D38B904" w:rsidR="003B2482" w:rsidRDefault="003B2482">
      <w:pPr>
        <w:pStyle w:val="CommentText"/>
      </w:pPr>
      <w:r>
        <w:rPr>
          <w:rStyle w:val="CommentReference"/>
        </w:rPr>
        <w:annotationRef/>
      </w:r>
      <w:r>
        <w:t>…real-time and easy?</w:t>
      </w:r>
    </w:p>
  </w:comment>
  <w:comment w:id="70" w:author="Gerald Hilderink" w:date="2018-03-20T10:07:00Z" w:initials="GH">
    <w:p w14:paraId="541E981B" w14:textId="13AAFCF1" w:rsidR="003B2482" w:rsidRDefault="003B2482">
      <w:pPr>
        <w:pStyle w:val="CommentText"/>
      </w:pPr>
      <w:r>
        <w:rPr>
          <w:rStyle w:val="CommentReference"/>
        </w:rPr>
        <w:annotationRef/>
      </w:r>
      <w:r>
        <w:t>What is the idea behind this?</w:t>
      </w:r>
    </w:p>
  </w:comment>
  <w:comment w:id="71" w:author="Gerald Hilderink" w:date="2018-03-20T10:07:00Z" w:initials="GH">
    <w:p w14:paraId="21B66CD7" w14:textId="47260758" w:rsidR="003B2482" w:rsidRDefault="003B2482">
      <w:pPr>
        <w:pStyle w:val="CommentText"/>
      </w:pPr>
      <w:r>
        <w:rPr>
          <w:rStyle w:val="CommentReference"/>
        </w:rPr>
        <w:annotationRef/>
      </w:r>
      <w:r>
        <w:t>Everything? What is the difference with the other monitoring?</w:t>
      </w:r>
    </w:p>
  </w:comment>
  <w:comment w:id="72" w:author="Gerald Hilderink" w:date="2018-03-20T10:08:00Z" w:initials="GH">
    <w:p w14:paraId="18F4909D" w14:textId="06F56873" w:rsidR="003B2482" w:rsidRDefault="003B2482">
      <w:pPr>
        <w:pStyle w:val="CommentText"/>
      </w:pPr>
      <w:r>
        <w:rPr>
          <w:rStyle w:val="CommentReference"/>
        </w:rPr>
        <w:annotationRef/>
      </w:r>
      <w:r>
        <w:t>If this is a goal than it needs a bullet.</w:t>
      </w:r>
    </w:p>
  </w:comment>
  <w:comment w:id="79" w:author="Gerald Hilderink" w:date="2018-03-20T10:16:00Z" w:initials="GH">
    <w:p w14:paraId="721E6002" w14:textId="0830D7FD" w:rsidR="001D2FB2" w:rsidRDefault="001D2FB2">
      <w:pPr>
        <w:pStyle w:val="CommentText"/>
      </w:pPr>
      <w:r>
        <w:rPr>
          <w:rStyle w:val="CommentReference"/>
        </w:rPr>
        <w:annotationRef/>
      </w:r>
      <w:r>
        <w:t>When do the visitors get the RFID card/band?</w:t>
      </w:r>
    </w:p>
  </w:comment>
  <w:comment w:id="78" w:author="Gerald Hilderink" w:date="2018-03-20T10:11:00Z" w:initials="GH">
    <w:p w14:paraId="01EB52FF" w14:textId="0EE58A3E" w:rsidR="001D2FB2" w:rsidRDefault="001D2FB2">
      <w:pPr>
        <w:pStyle w:val="CommentText"/>
      </w:pPr>
      <w:r>
        <w:rPr>
          <w:rStyle w:val="CommentReference"/>
        </w:rPr>
        <w:annotationRef/>
      </w:r>
      <w:r>
        <w:t xml:space="preserve">I would assume that the ticket (QR), RFID card/band and the account are linked. </w:t>
      </w:r>
    </w:p>
  </w:comment>
  <w:comment w:id="80" w:author="Gerald Hilderink" w:date="2018-03-20T10:13:00Z" w:initials="GH">
    <w:p w14:paraId="16F51F7A" w14:textId="7555EE93" w:rsidR="001D2FB2" w:rsidRDefault="001D2FB2">
      <w:pPr>
        <w:pStyle w:val="CommentText"/>
      </w:pPr>
      <w:r>
        <w:rPr>
          <w:rStyle w:val="CommentReference"/>
        </w:rPr>
        <w:annotationRef/>
      </w:r>
      <w:r>
        <w:t>Explain. In lane for the Cashier? This is different from the entrance lanes.</w:t>
      </w:r>
    </w:p>
  </w:comment>
  <w:comment w:id="81" w:author="Gerald Hilderink" w:date="2018-03-20T10:15:00Z" w:initials="GH">
    <w:p w14:paraId="7CAE61A7" w14:textId="0EDA91F7" w:rsidR="001D2FB2" w:rsidRDefault="001D2FB2">
      <w:pPr>
        <w:pStyle w:val="CommentText"/>
      </w:pPr>
      <w:r>
        <w:rPr>
          <w:rStyle w:val="CommentReference"/>
        </w:rPr>
        <w:annotationRef/>
      </w:r>
      <w:r>
        <w:t>A new one?</w:t>
      </w:r>
    </w:p>
  </w:comment>
  <w:comment w:id="82" w:author="Gerald Hilderink" w:date="2018-03-20T10:17:00Z" w:initials="GH">
    <w:p w14:paraId="54DAAB7F" w14:textId="448B66B6" w:rsidR="001D2FB2" w:rsidRDefault="001D2FB2">
      <w:pPr>
        <w:pStyle w:val="CommentText"/>
      </w:pPr>
      <w:r>
        <w:rPr>
          <w:rStyle w:val="CommentReference"/>
        </w:rPr>
        <w:annotationRef/>
      </w:r>
      <w:r>
        <w:t>Explain. When is the data removed? What data?</w:t>
      </w:r>
    </w:p>
  </w:comment>
  <w:comment w:id="88" w:author="Gerald Hilderink" w:date="2018-03-20T10:20:00Z" w:initials="GH">
    <w:p w14:paraId="34F3BE3D" w14:textId="6C197D13" w:rsidR="001D2FB2" w:rsidRDefault="001D2FB2">
      <w:pPr>
        <w:pStyle w:val="CommentText"/>
      </w:pPr>
      <w:r>
        <w:rPr>
          <w:rStyle w:val="CommentReference"/>
        </w:rPr>
        <w:annotationRef/>
      </w:r>
      <w:r>
        <w:t>How do these related to statistics?</w:t>
      </w:r>
    </w:p>
  </w:comment>
  <w:comment w:id="83" w:author="Gerald Hilderink" w:date="2018-03-20T10:26:00Z" w:initials="GH">
    <w:p w14:paraId="2C442A88" w14:textId="56BC11A3" w:rsidR="004248DD" w:rsidRDefault="004248DD">
      <w:pPr>
        <w:pStyle w:val="CommentText"/>
      </w:pPr>
      <w:r>
        <w:rPr>
          <w:rStyle w:val="CommentReference"/>
        </w:rPr>
        <w:annotationRef/>
      </w:r>
      <w:r>
        <w:t>Complicated text. Can you give a structure (bullets) of what is monitored. Describe briefly what the purpose is of the monitoring.</w:t>
      </w:r>
    </w:p>
  </w:comment>
  <w:comment w:id="92" w:author="Gerald Hilderink" w:date="2018-03-20T10:28:00Z" w:initials="GH">
    <w:p w14:paraId="323892FB" w14:textId="34D25494" w:rsidR="004162A9" w:rsidRDefault="004162A9">
      <w:pPr>
        <w:pStyle w:val="CommentText"/>
      </w:pPr>
      <w:r>
        <w:rPr>
          <w:rStyle w:val="CommentReference"/>
        </w:rPr>
        <w:annotationRef/>
      </w:r>
      <w:r>
        <w:t>Cashier? Info center?</w:t>
      </w:r>
    </w:p>
  </w:comment>
  <w:comment w:id="93" w:author="Gerald Hilderink" w:date="2018-03-20T10:36:00Z" w:initials="GH">
    <w:p w14:paraId="66C21221" w14:textId="10252ED9" w:rsidR="00380880" w:rsidRDefault="00380880">
      <w:pPr>
        <w:pStyle w:val="CommentText"/>
      </w:pPr>
      <w:r>
        <w:rPr>
          <w:rStyle w:val="CommentReference"/>
        </w:rPr>
        <w:annotationRef/>
      </w:r>
      <w:r>
        <w:t>Where is the test report? See Phasing.</w:t>
      </w:r>
    </w:p>
  </w:comment>
  <w:comment w:id="101" w:author="Gerald Hilderink" w:date="2018-03-20T10:31:00Z" w:initials="GH">
    <w:p w14:paraId="47F9A2B0" w14:textId="5D690CAE" w:rsidR="004162A9" w:rsidRDefault="004162A9">
      <w:pPr>
        <w:pStyle w:val="CommentText"/>
      </w:pPr>
      <w:r>
        <w:rPr>
          <w:rStyle w:val="CommentReference"/>
        </w:rPr>
        <w:annotationRef/>
      </w:r>
      <w:r w:rsidR="00EF5C83">
        <w:t>Many of these define</w:t>
      </w:r>
      <w:r>
        <w:t xml:space="preserve"> the boundaries of the projec</w:t>
      </w:r>
      <w:r w:rsidR="00EF5C83">
        <w:t>t</w:t>
      </w:r>
      <w:r>
        <w:t>. Are these truly constraints</w:t>
      </w:r>
      <w:r w:rsidR="00EF5C83">
        <w:t xml:space="preserve"> that could impact the entire project</w:t>
      </w:r>
      <w:r>
        <w:t>?</w:t>
      </w:r>
    </w:p>
    <w:p w14:paraId="794981A6" w14:textId="77777777" w:rsidR="004162A9" w:rsidRDefault="004162A9">
      <w:pPr>
        <w:pStyle w:val="CommentText"/>
      </w:pPr>
    </w:p>
    <w:p w14:paraId="04037129" w14:textId="568BA529" w:rsidR="004162A9" w:rsidRDefault="004162A9">
      <w:pPr>
        <w:pStyle w:val="CommentText"/>
      </w:pPr>
      <w:r w:rsidRPr="004162A9">
        <w:t>https://resources.workfront.com/project-management-blog/the-6-project-constraints</w:t>
      </w:r>
    </w:p>
  </w:comment>
  <w:comment w:id="136" w:author="Gerald Hilderink" w:date="2018-03-20T10:34:00Z" w:initials="GH">
    <w:p w14:paraId="3D970C2C" w14:textId="5FCD18C1" w:rsidR="00380880" w:rsidRDefault="00380880">
      <w:pPr>
        <w:pStyle w:val="CommentText"/>
      </w:pPr>
      <w:r>
        <w:rPr>
          <w:rStyle w:val="CommentReference"/>
        </w:rPr>
        <w:annotationRef/>
      </w:r>
      <w:r>
        <w:t xml:space="preserve">What are the risks that can cause the deadlines not to be met? </w:t>
      </w:r>
    </w:p>
  </w:comment>
  <w:comment w:id="140" w:author="Gerald Hilderink" w:date="2018-03-20T10:35:00Z" w:initials="GH">
    <w:p w14:paraId="5A3B96D4" w14:textId="756CB754" w:rsidR="00380880" w:rsidRDefault="00380880">
      <w:pPr>
        <w:pStyle w:val="CommentText"/>
      </w:pPr>
      <w:r>
        <w:rPr>
          <w:rStyle w:val="CommentReference"/>
        </w:rPr>
        <w:annotationRef/>
      </w:r>
      <w:r>
        <w:t xml:space="preserve">Always HIGH </w:t>
      </w:r>
      <w:r>
        <w:rPr>
          <w:rFonts w:ascii="Segoe UI Emoji" w:eastAsia="Segoe UI Emoji" w:hAnsi="Segoe UI Emoji" w:cs="Segoe UI Emoji"/>
        </w:rPr>
        <w:t>😊</w:t>
      </w:r>
    </w:p>
  </w:comment>
  <w:comment w:id="142" w:author="Gerald Hilderink" w:date="2018-03-20T10:37:00Z" w:initials="GH">
    <w:p w14:paraId="7D82F01A" w14:textId="48D57C16" w:rsidR="00380880" w:rsidRDefault="00380880">
      <w:pPr>
        <w:pStyle w:val="CommentText"/>
      </w:pPr>
      <w:r>
        <w:rPr>
          <w:rStyle w:val="CommentReference"/>
        </w:rPr>
        <w:annotationRef/>
      </w:r>
      <w:r>
        <w:t>Great overview!</w:t>
      </w:r>
    </w:p>
  </w:comment>
  <w:comment w:id="145" w:author="Gerald Hilderink" w:date="2018-03-20T10:38:00Z" w:initials="GH">
    <w:p w14:paraId="7DEB61C7" w14:textId="59C49B9B" w:rsidR="00380880" w:rsidRDefault="00380880">
      <w:pPr>
        <w:pStyle w:val="CommentText"/>
      </w:pPr>
      <w:r>
        <w:rPr>
          <w:rStyle w:val="CommentReference"/>
        </w:rPr>
        <w:annotationRef/>
      </w:r>
      <w:r>
        <w:t>This is something you keep on doing during the project.</w:t>
      </w:r>
    </w:p>
  </w:comment>
  <w:comment w:id="148" w:author="Gerald Hilderink" w:date="2018-03-20T10:38:00Z" w:initials="GH">
    <w:p w14:paraId="66927E0B" w14:textId="1C302C32" w:rsidR="00380880" w:rsidRDefault="00380880">
      <w:pPr>
        <w:pStyle w:val="CommentText"/>
      </w:pPr>
      <w:r>
        <w:rPr>
          <w:rStyle w:val="CommentReference"/>
        </w:rPr>
        <w:annotationRef/>
      </w:r>
      <w:r>
        <w:t>Not the monitoring visitors, but the “event flow”? I think you need to be more specific.</w:t>
      </w:r>
    </w:p>
  </w:comment>
  <w:comment w:id="151" w:author="Gerald Hilderink" w:date="2018-03-20T10:40:00Z" w:initials="GH">
    <w:p w14:paraId="7F1C385A" w14:textId="6C6B661C" w:rsidR="00380880" w:rsidRDefault="00380880">
      <w:pPr>
        <w:pStyle w:val="CommentText"/>
      </w:pPr>
      <w:r>
        <w:rPr>
          <w:rStyle w:val="CommentReference"/>
        </w:rPr>
        <w:annotationRef/>
      </w:r>
      <w:r>
        <w:t>What is the idea behind this?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432B431" w15:done="0"/>
  <w15:commentEx w15:paraId="73BA301C" w15:done="0"/>
  <w15:commentEx w15:paraId="61F088BA" w15:done="0"/>
  <w15:commentEx w15:paraId="0D854DA7" w15:done="0"/>
  <w15:commentEx w15:paraId="0A4E0763" w15:done="0"/>
  <w15:commentEx w15:paraId="3CB0E85D" w15:done="0"/>
  <w15:commentEx w15:paraId="6FD2CB30" w15:done="0"/>
  <w15:commentEx w15:paraId="6C7C4E7D" w15:done="0"/>
  <w15:commentEx w15:paraId="5C2136D7" w15:done="0"/>
  <w15:commentEx w15:paraId="0ABFB5A2" w15:done="0"/>
  <w15:commentEx w15:paraId="7C836FF5" w15:done="0"/>
  <w15:commentEx w15:paraId="44C76110" w15:done="0"/>
  <w15:commentEx w15:paraId="74867061" w15:done="0"/>
  <w15:commentEx w15:paraId="39E09D24" w15:done="0"/>
  <w15:commentEx w15:paraId="554D863B" w15:done="0"/>
  <w15:commentEx w15:paraId="4BB8BE0A" w15:done="0"/>
  <w15:commentEx w15:paraId="541E981B" w15:done="0"/>
  <w15:commentEx w15:paraId="21B66CD7" w15:done="0"/>
  <w15:commentEx w15:paraId="18F4909D" w15:done="0"/>
  <w15:commentEx w15:paraId="721E6002" w15:done="0"/>
  <w15:commentEx w15:paraId="01EB52FF" w15:done="0"/>
  <w15:commentEx w15:paraId="16F51F7A" w15:done="0"/>
  <w15:commentEx w15:paraId="7CAE61A7" w15:done="0"/>
  <w15:commentEx w15:paraId="54DAAB7F" w15:done="0"/>
  <w15:commentEx w15:paraId="34F3BE3D" w15:done="0"/>
  <w15:commentEx w15:paraId="2C442A88" w15:done="0"/>
  <w15:commentEx w15:paraId="323892FB" w15:done="0"/>
  <w15:commentEx w15:paraId="66C21221" w15:done="0"/>
  <w15:commentEx w15:paraId="04037129" w15:done="0"/>
  <w15:commentEx w15:paraId="3D970C2C" w15:done="0"/>
  <w15:commentEx w15:paraId="5A3B96D4" w15:done="0"/>
  <w15:commentEx w15:paraId="7D82F01A" w15:done="0"/>
  <w15:commentEx w15:paraId="7DEB61C7" w15:done="0"/>
  <w15:commentEx w15:paraId="66927E0B" w15:done="0"/>
  <w15:commentEx w15:paraId="7F1C385A"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3BA301C" w16cid:durableId="1E5B5263"/>
  <w16cid:commentId w16cid:paraId="61F088BA" w16cid:durableId="1E5B5306"/>
  <w16cid:commentId w16cid:paraId="0D854DA7" w16cid:durableId="1E5B5358"/>
  <w16cid:commentId w16cid:paraId="0A4E0763" w16cid:durableId="1E5B53BF"/>
  <w16cid:commentId w16cid:paraId="3CB0E85D" w16cid:durableId="1E5B5461"/>
  <w16cid:commentId w16cid:paraId="6FD2CB30" w16cid:durableId="1E5B5596"/>
  <w16cid:commentId w16cid:paraId="6C7C4E7D" w16cid:durableId="1E5B56A2"/>
  <w16cid:commentId w16cid:paraId="5C2136D7" w16cid:durableId="1E5B5767"/>
  <w16cid:commentId w16cid:paraId="0ABFB5A2" w16cid:durableId="1E5B57BD"/>
  <w16cid:commentId w16cid:paraId="7C836FF5" w16cid:durableId="1E5B57D3"/>
  <w16cid:commentId w16cid:paraId="44C76110" w16cid:durableId="1E5B58BA"/>
  <w16cid:commentId w16cid:paraId="74867061" w16cid:durableId="1E5B5978"/>
  <w16cid:commentId w16cid:paraId="39E09D24" w16cid:durableId="1E5B5A5A"/>
  <w16cid:commentId w16cid:paraId="554D863B" w16cid:durableId="1E5B5B99"/>
  <w16cid:commentId w16cid:paraId="4BB8BE0A" w16cid:durableId="1E5B5BB9"/>
  <w16cid:commentId w16cid:paraId="541E981B" w16cid:durableId="1E5B5BD9"/>
  <w16cid:commentId w16cid:paraId="21B66CD7" w16cid:durableId="1E5B5BE9"/>
  <w16cid:commentId w16cid:paraId="18F4909D" w16cid:durableId="1E5B5C1B"/>
  <w16cid:commentId w16cid:paraId="721E6002" w16cid:durableId="1E5B5DE1"/>
  <w16cid:commentId w16cid:paraId="01EB52FF" w16cid:durableId="1E5B5CED"/>
  <w16cid:commentId w16cid:paraId="16F51F7A" w16cid:durableId="1E5B5D47"/>
  <w16cid:commentId w16cid:paraId="7CAE61A7" w16cid:durableId="1E5B5DAE"/>
  <w16cid:commentId w16cid:paraId="54DAAB7F" w16cid:durableId="1E5B5E39"/>
  <w16cid:commentId w16cid:paraId="34F3BE3D" w16cid:durableId="1E5B5ED0"/>
  <w16cid:commentId w16cid:paraId="2C442A88" w16cid:durableId="1E5B606F"/>
  <w16cid:commentId w16cid:paraId="323892FB" w16cid:durableId="1E5B60CF"/>
  <w16cid:commentId w16cid:paraId="66C21221" w16cid:durableId="1E5B62C4"/>
  <w16cid:commentId w16cid:paraId="04037129" w16cid:durableId="1E5B6172"/>
  <w16cid:commentId w16cid:paraId="3D970C2C" w16cid:durableId="1E5B6238"/>
  <w16cid:commentId w16cid:paraId="5A3B96D4" w16cid:durableId="1E5B626F"/>
  <w16cid:commentId w16cid:paraId="7D82F01A" w16cid:durableId="1E5B62E4"/>
  <w16cid:commentId w16cid:paraId="7DEB61C7" w16cid:durableId="1E5B6327"/>
  <w16cid:commentId w16cid:paraId="66927E0B" w16cid:durableId="1E5B633F"/>
  <w16cid:commentId w16cid:paraId="7F1C385A" w16cid:durableId="1E5B63A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C4E3101" w14:textId="77777777" w:rsidR="00706F11" w:rsidRDefault="00706F11" w:rsidP="00E577D5">
      <w:pPr>
        <w:spacing w:after="0" w:line="240" w:lineRule="auto"/>
      </w:pPr>
      <w:r>
        <w:separator/>
      </w:r>
    </w:p>
  </w:endnote>
  <w:endnote w:type="continuationSeparator" w:id="0">
    <w:p w14:paraId="4283F16D" w14:textId="77777777" w:rsidR="00706F11" w:rsidRDefault="00706F11" w:rsidP="00E577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28550954"/>
      <w:docPartObj>
        <w:docPartGallery w:val="Page Numbers (Bottom of Page)"/>
        <w:docPartUnique/>
      </w:docPartObj>
    </w:sdtPr>
    <w:sdtEndPr>
      <w:rPr>
        <w:noProof/>
      </w:rPr>
    </w:sdtEndPr>
    <w:sdtContent>
      <w:p w14:paraId="255C8ABF" w14:textId="710E2763" w:rsidR="002A7416" w:rsidRDefault="002A7416" w:rsidP="00135AA8">
        <w:pPr>
          <w:pStyle w:val="Footer"/>
        </w:pPr>
        <w:r w:rsidRPr="00435123">
          <w:t>© 2018 Eloniah Software Solutions</w:t>
        </w:r>
        <w:r>
          <w:t xml:space="preserve"> – </w:t>
        </w:r>
        <w:r>
          <w:tab/>
          <w:t>Project Plan for Events International</w:t>
        </w:r>
        <w:r>
          <w:tab/>
        </w:r>
        <w:r>
          <w:fldChar w:fldCharType="begin"/>
        </w:r>
        <w:r>
          <w:instrText xml:space="preserve"> PAGE   \* MERGEFORMAT </w:instrText>
        </w:r>
        <w:r>
          <w:fldChar w:fldCharType="separate"/>
        </w:r>
        <w:r>
          <w:rPr>
            <w:noProof/>
          </w:rPr>
          <w:t>15</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5C4822B" w14:textId="77777777" w:rsidR="00706F11" w:rsidRDefault="00706F11" w:rsidP="00E577D5">
      <w:pPr>
        <w:spacing w:after="0" w:line="240" w:lineRule="auto"/>
      </w:pPr>
      <w:r>
        <w:separator/>
      </w:r>
    </w:p>
  </w:footnote>
  <w:footnote w:type="continuationSeparator" w:id="0">
    <w:p w14:paraId="16505F82" w14:textId="77777777" w:rsidR="00706F11" w:rsidRDefault="00706F11" w:rsidP="00E577D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A31895"/>
    <w:multiLevelType w:val="hybridMultilevel"/>
    <w:tmpl w:val="B888EE8A"/>
    <w:lvl w:ilvl="0" w:tplc="CA9AF82C">
      <w:numFmt w:val="bullet"/>
      <w:lvlText w:val=""/>
      <w:lvlJc w:val="left"/>
      <w:pPr>
        <w:ind w:left="720" w:hanging="360"/>
      </w:pPr>
      <w:rPr>
        <w:rFonts w:ascii="Symbol" w:eastAsiaTheme="minorHAnsi"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C34589"/>
    <w:multiLevelType w:val="hybridMultilevel"/>
    <w:tmpl w:val="E63E7B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EE1601"/>
    <w:multiLevelType w:val="hybridMultilevel"/>
    <w:tmpl w:val="E30E3F24"/>
    <w:lvl w:ilvl="0" w:tplc="D5DE1F1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53005A"/>
    <w:multiLevelType w:val="hybridMultilevel"/>
    <w:tmpl w:val="8182C0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1D079B"/>
    <w:multiLevelType w:val="hybridMultilevel"/>
    <w:tmpl w:val="067E72F0"/>
    <w:lvl w:ilvl="0" w:tplc="CA9AF82C">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2E51D20"/>
    <w:multiLevelType w:val="hybridMultilevel"/>
    <w:tmpl w:val="BCACA1F8"/>
    <w:lvl w:ilvl="0" w:tplc="CA9AF82C">
      <w:numFmt w:val="bullet"/>
      <w:lvlText w:val=""/>
      <w:lvlJc w:val="left"/>
      <w:pPr>
        <w:ind w:left="720" w:hanging="360"/>
      </w:pPr>
      <w:rPr>
        <w:rFonts w:ascii="Symbol" w:eastAsiaTheme="minorHAnsi" w:hAnsi="Symbol" w:cs="Times New Roman" w:hint="default"/>
      </w:rPr>
    </w:lvl>
    <w:lvl w:ilvl="1" w:tplc="CA9AF82C">
      <w:numFmt w:val="bullet"/>
      <w:lvlText w:val=""/>
      <w:lvlJc w:val="left"/>
      <w:pPr>
        <w:ind w:left="1440" w:hanging="360"/>
      </w:pPr>
      <w:rPr>
        <w:rFonts w:ascii="Symbol" w:eastAsiaTheme="minorHAnsi" w:hAnsi="Symbol" w:cs="Times New Roman"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7054346"/>
    <w:multiLevelType w:val="hybridMultilevel"/>
    <w:tmpl w:val="446409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845419C"/>
    <w:multiLevelType w:val="hybridMultilevel"/>
    <w:tmpl w:val="47DC4AF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8F237DF"/>
    <w:multiLevelType w:val="hybridMultilevel"/>
    <w:tmpl w:val="F5881F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B13691E"/>
    <w:multiLevelType w:val="hybridMultilevel"/>
    <w:tmpl w:val="1FF8DE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C4C3DF4"/>
    <w:multiLevelType w:val="hybridMultilevel"/>
    <w:tmpl w:val="0204A6B4"/>
    <w:lvl w:ilvl="0" w:tplc="DD90905E">
      <w:numFmt w:val="bullet"/>
      <w:lvlText w:val="-"/>
      <w:lvlJc w:val="left"/>
      <w:pPr>
        <w:ind w:left="720" w:hanging="360"/>
      </w:pPr>
      <w:rPr>
        <w:rFonts w:ascii="Times New Roman" w:eastAsiaTheme="minorHAnsi" w:hAnsi="Times New Roman" w:cs="Times New Roman"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15:restartNumberingAfterBreak="0">
    <w:nsid w:val="1C521A20"/>
    <w:multiLevelType w:val="hybridMultilevel"/>
    <w:tmpl w:val="260E43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0BA42B3"/>
    <w:multiLevelType w:val="hybridMultilevel"/>
    <w:tmpl w:val="5AAA7EEE"/>
    <w:lvl w:ilvl="0" w:tplc="7EBEC544">
      <w:numFmt w:val="bullet"/>
      <w:lvlText w:val="-"/>
      <w:lvlJc w:val="left"/>
      <w:pPr>
        <w:ind w:left="720" w:hanging="360"/>
      </w:pPr>
      <w:rPr>
        <w:rFonts w:ascii="Times New Roman" w:eastAsiaTheme="minorHAnsi" w:hAnsi="Times New Roman" w:cs="Times New Roman"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3" w15:restartNumberingAfterBreak="0">
    <w:nsid w:val="23472019"/>
    <w:multiLevelType w:val="hybridMultilevel"/>
    <w:tmpl w:val="36A23DAA"/>
    <w:lvl w:ilvl="0" w:tplc="CA9AF82C">
      <w:numFmt w:val="bullet"/>
      <w:lvlText w:val=""/>
      <w:lvlJc w:val="left"/>
      <w:pPr>
        <w:ind w:left="720" w:hanging="360"/>
      </w:pPr>
      <w:rPr>
        <w:rFonts w:ascii="Symbol" w:eastAsiaTheme="minorHAnsi"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C880990"/>
    <w:multiLevelType w:val="hybridMultilevel"/>
    <w:tmpl w:val="246E13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D414E12"/>
    <w:multiLevelType w:val="hybridMultilevel"/>
    <w:tmpl w:val="3D9276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8210ECB"/>
    <w:multiLevelType w:val="hybridMultilevel"/>
    <w:tmpl w:val="98B867E8"/>
    <w:lvl w:ilvl="0" w:tplc="C13A5482">
      <w:start w:val="1"/>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88C24B8"/>
    <w:multiLevelType w:val="hybridMultilevel"/>
    <w:tmpl w:val="4DD099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B7E004D"/>
    <w:multiLevelType w:val="hybridMultilevel"/>
    <w:tmpl w:val="CA6651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D4E12DF"/>
    <w:multiLevelType w:val="hybridMultilevel"/>
    <w:tmpl w:val="D728D5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1C90F44"/>
    <w:multiLevelType w:val="hybridMultilevel"/>
    <w:tmpl w:val="69BE40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58C52C3"/>
    <w:multiLevelType w:val="hybridMultilevel"/>
    <w:tmpl w:val="AC0A835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2" w15:restartNumberingAfterBreak="0">
    <w:nsid w:val="459524DE"/>
    <w:multiLevelType w:val="hybridMultilevel"/>
    <w:tmpl w:val="FB28C7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5E11199"/>
    <w:multiLevelType w:val="hybridMultilevel"/>
    <w:tmpl w:val="9FA88ACC"/>
    <w:lvl w:ilvl="0" w:tplc="CA9AF82C">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A4E57B6"/>
    <w:multiLevelType w:val="hybridMultilevel"/>
    <w:tmpl w:val="408CC3BE"/>
    <w:lvl w:ilvl="0" w:tplc="7EBEC544">
      <w:numFmt w:val="bullet"/>
      <w:lvlText w:val="-"/>
      <w:lvlJc w:val="left"/>
      <w:pPr>
        <w:ind w:left="720" w:hanging="360"/>
      </w:pPr>
      <w:rPr>
        <w:rFonts w:ascii="Times New Roman" w:eastAsiaTheme="minorHAnsi" w:hAnsi="Times New Roman" w:cs="Times New Roman"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5" w15:restartNumberingAfterBreak="0">
    <w:nsid w:val="4CBD46B2"/>
    <w:multiLevelType w:val="hybridMultilevel"/>
    <w:tmpl w:val="3CC6FD5E"/>
    <w:lvl w:ilvl="0" w:tplc="E6DACA94">
      <w:numFmt w:val="bullet"/>
      <w:lvlText w:val=""/>
      <w:lvlJc w:val="left"/>
      <w:pPr>
        <w:ind w:left="720" w:hanging="360"/>
      </w:pPr>
      <w:rPr>
        <w:rFonts w:ascii="Symbol" w:eastAsiaTheme="minorHAnsi"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DFA281C"/>
    <w:multiLevelType w:val="hybridMultilevel"/>
    <w:tmpl w:val="AD4CEE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3023203"/>
    <w:multiLevelType w:val="hybridMultilevel"/>
    <w:tmpl w:val="2856F2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6304542"/>
    <w:multiLevelType w:val="hybridMultilevel"/>
    <w:tmpl w:val="9A3C66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70A52D1"/>
    <w:multiLevelType w:val="hybridMultilevel"/>
    <w:tmpl w:val="37647A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9671FA5"/>
    <w:multiLevelType w:val="hybridMultilevel"/>
    <w:tmpl w:val="13B697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E215636"/>
    <w:multiLevelType w:val="hybridMultilevel"/>
    <w:tmpl w:val="0E202B2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5ED72DDF"/>
    <w:multiLevelType w:val="hybridMultilevel"/>
    <w:tmpl w:val="F96C41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5E24C9A"/>
    <w:multiLevelType w:val="hybridMultilevel"/>
    <w:tmpl w:val="80FE1C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DCF6A08"/>
    <w:multiLevelType w:val="hybridMultilevel"/>
    <w:tmpl w:val="F1CCD6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E796D7F"/>
    <w:multiLevelType w:val="hybridMultilevel"/>
    <w:tmpl w:val="512A4E9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1384A15"/>
    <w:multiLevelType w:val="hybridMultilevel"/>
    <w:tmpl w:val="D43CAC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E3F7F87"/>
    <w:multiLevelType w:val="hybridMultilevel"/>
    <w:tmpl w:val="B31CD1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5"/>
  </w:num>
  <w:num w:numId="2">
    <w:abstractNumId w:val="13"/>
  </w:num>
  <w:num w:numId="3">
    <w:abstractNumId w:val="2"/>
  </w:num>
  <w:num w:numId="4">
    <w:abstractNumId w:val="7"/>
  </w:num>
  <w:num w:numId="5">
    <w:abstractNumId w:val="1"/>
  </w:num>
  <w:num w:numId="6">
    <w:abstractNumId w:val="31"/>
  </w:num>
  <w:num w:numId="7">
    <w:abstractNumId w:val="33"/>
  </w:num>
  <w:num w:numId="8">
    <w:abstractNumId w:val="8"/>
  </w:num>
  <w:num w:numId="9">
    <w:abstractNumId w:val="20"/>
  </w:num>
  <w:num w:numId="10">
    <w:abstractNumId w:val="36"/>
  </w:num>
  <w:num w:numId="11">
    <w:abstractNumId w:val="28"/>
  </w:num>
  <w:num w:numId="12">
    <w:abstractNumId w:val="18"/>
  </w:num>
  <w:num w:numId="13">
    <w:abstractNumId w:val="5"/>
  </w:num>
  <w:num w:numId="14">
    <w:abstractNumId w:val="29"/>
  </w:num>
  <w:num w:numId="15">
    <w:abstractNumId w:val="6"/>
  </w:num>
  <w:num w:numId="16">
    <w:abstractNumId w:val="0"/>
  </w:num>
  <w:num w:numId="17">
    <w:abstractNumId w:val="23"/>
  </w:num>
  <w:num w:numId="18">
    <w:abstractNumId w:val="4"/>
  </w:num>
  <w:num w:numId="19">
    <w:abstractNumId w:val="3"/>
  </w:num>
  <w:num w:numId="20">
    <w:abstractNumId w:val="26"/>
  </w:num>
  <w:num w:numId="21">
    <w:abstractNumId w:val="30"/>
  </w:num>
  <w:num w:numId="22">
    <w:abstractNumId w:val="32"/>
  </w:num>
  <w:num w:numId="23">
    <w:abstractNumId w:val="11"/>
  </w:num>
  <w:num w:numId="24">
    <w:abstractNumId w:val="35"/>
  </w:num>
  <w:num w:numId="25">
    <w:abstractNumId w:val="19"/>
  </w:num>
  <w:num w:numId="26">
    <w:abstractNumId w:val="17"/>
  </w:num>
  <w:num w:numId="27">
    <w:abstractNumId w:val="9"/>
  </w:num>
  <w:num w:numId="28">
    <w:abstractNumId w:val="22"/>
  </w:num>
  <w:num w:numId="29">
    <w:abstractNumId w:val="37"/>
  </w:num>
  <w:num w:numId="30">
    <w:abstractNumId w:val="14"/>
  </w:num>
  <w:num w:numId="31">
    <w:abstractNumId w:val="34"/>
  </w:num>
  <w:num w:numId="32">
    <w:abstractNumId w:val="27"/>
  </w:num>
  <w:num w:numId="33">
    <w:abstractNumId w:val="15"/>
  </w:num>
  <w:num w:numId="34">
    <w:abstractNumId w:val="16"/>
  </w:num>
  <w:num w:numId="35">
    <w:abstractNumId w:val="10"/>
  </w:num>
  <w:num w:numId="36">
    <w:abstractNumId w:val="12"/>
  </w:num>
  <w:num w:numId="37">
    <w:abstractNumId w:val="24"/>
  </w:num>
  <w:num w:numId="38">
    <w:abstractNumId w:val="2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Gerald Hilderink">
    <w15:presenceInfo w15:providerId="Windows Live" w15:userId="b3cdae5091de7a8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trackRevisions/>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102F8"/>
    <w:rsid w:val="000054D7"/>
    <w:rsid w:val="000079CC"/>
    <w:rsid w:val="00011E99"/>
    <w:rsid w:val="00013A7D"/>
    <w:rsid w:val="00020F1E"/>
    <w:rsid w:val="0002300A"/>
    <w:rsid w:val="00026553"/>
    <w:rsid w:val="00032D90"/>
    <w:rsid w:val="000334FE"/>
    <w:rsid w:val="00035CBD"/>
    <w:rsid w:val="00036B23"/>
    <w:rsid w:val="00036DEF"/>
    <w:rsid w:val="00040683"/>
    <w:rsid w:val="000419CE"/>
    <w:rsid w:val="00047980"/>
    <w:rsid w:val="00055352"/>
    <w:rsid w:val="00060C6C"/>
    <w:rsid w:val="00062B4F"/>
    <w:rsid w:val="000635C4"/>
    <w:rsid w:val="000749E8"/>
    <w:rsid w:val="00077C48"/>
    <w:rsid w:val="0008273F"/>
    <w:rsid w:val="00084869"/>
    <w:rsid w:val="00084D11"/>
    <w:rsid w:val="00084F20"/>
    <w:rsid w:val="00090387"/>
    <w:rsid w:val="000A62B8"/>
    <w:rsid w:val="000A6699"/>
    <w:rsid w:val="000B27A5"/>
    <w:rsid w:val="000B5F27"/>
    <w:rsid w:val="000B602A"/>
    <w:rsid w:val="000B7C28"/>
    <w:rsid w:val="000C1071"/>
    <w:rsid w:val="000C41AF"/>
    <w:rsid w:val="000C466A"/>
    <w:rsid w:val="000C6A24"/>
    <w:rsid w:val="000D2727"/>
    <w:rsid w:val="000D470B"/>
    <w:rsid w:val="000E274E"/>
    <w:rsid w:val="000E478A"/>
    <w:rsid w:val="000F3055"/>
    <w:rsid w:val="000F4F4C"/>
    <w:rsid w:val="000F6358"/>
    <w:rsid w:val="000F6995"/>
    <w:rsid w:val="000F7C40"/>
    <w:rsid w:val="00102C2F"/>
    <w:rsid w:val="0010459E"/>
    <w:rsid w:val="00113AED"/>
    <w:rsid w:val="0011457F"/>
    <w:rsid w:val="00116731"/>
    <w:rsid w:val="001174D2"/>
    <w:rsid w:val="00117F8F"/>
    <w:rsid w:val="00125A5C"/>
    <w:rsid w:val="0012796E"/>
    <w:rsid w:val="00127F43"/>
    <w:rsid w:val="001314E7"/>
    <w:rsid w:val="00135AA8"/>
    <w:rsid w:val="00136E19"/>
    <w:rsid w:val="00137546"/>
    <w:rsid w:val="00142A03"/>
    <w:rsid w:val="00144937"/>
    <w:rsid w:val="00145123"/>
    <w:rsid w:val="00150E32"/>
    <w:rsid w:val="00154A41"/>
    <w:rsid w:val="001576BC"/>
    <w:rsid w:val="001601D0"/>
    <w:rsid w:val="00160ED3"/>
    <w:rsid w:val="001619C7"/>
    <w:rsid w:val="00165B93"/>
    <w:rsid w:val="00177B16"/>
    <w:rsid w:val="0018254E"/>
    <w:rsid w:val="001835D7"/>
    <w:rsid w:val="00186C79"/>
    <w:rsid w:val="001903EB"/>
    <w:rsid w:val="00191D84"/>
    <w:rsid w:val="001A7215"/>
    <w:rsid w:val="001A7A8E"/>
    <w:rsid w:val="001B174F"/>
    <w:rsid w:val="001B2437"/>
    <w:rsid w:val="001B4562"/>
    <w:rsid w:val="001B55BB"/>
    <w:rsid w:val="001B62D8"/>
    <w:rsid w:val="001C1EFC"/>
    <w:rsid w:val="001C3E24"/>
    <w:rsid w:val="001C4855"/>
    <w:rsid w:val="001D13E7"/>
    <w:rsid w:val="001D2308"/>
    <w:rsid w:val="001D2FB2"/>
    <w:rsid w:val="001D3F4C"/>
    <w:rsid w:val="001D5479"/>
    <w:rsid w:val="001D5F5C"/>
    <w:rsid w:val="001E2194"/>
    <w:rsid w:val="001F32F9"/>
    <w:rsid w:val="001F4EA2"/>
    <w:rsid w:val="001F5813"/>
    <w:rsid w:val="001F595D"/>
    <w:rsid w:val="001F68F7"/>
    <w:rsid w:val="002054A8"/>
    <w:rsid w:val="0020657C"/>
    <w:rsid w:val="0020715C"/>
    <w:rsid w:val="002072A1"/>
    <w:rsid w:val="002123B1"/>
    <w:rsid w:val="00212EF5"/>
    <w:rsid w:val="00213BD9"/>
    <w:rsid w:val="002238F7"/>
    <w:rsid w:val="00230F5D"/>
    <w:rsid w:val="002329CE"/>
    <w:rsid w:val="00232CE3"/>
    <w:rsid w:val="00233457"/>
    <w:rsid w:val="00233D74"/>
    <w:rsid w:val="00234B63"/>
    <w:rsid w:val="00236B15"/>
    <w:rsid w:val="00237355"/>
    <w:rsid w:val="00237694"/>
    <w:rsid w:val="00241E69"/>
    <w:rsid w:val="00241F17"/>
    <w:rsid w:val="00241F5A"/>
    <w:rsid w:val="002447F5"/>
    <w:rsid w:val="002503EE"/>
    <w:rsid w:val="0025057B"/>
    <w:rsid w:val="00253B3F"/>
    <w:rsid w:val="002715C9"/>
    <w:rsid w:val="002741FD"/>
    <w:rsid w:val="002757EC"/>
    <w:rsid w:val="00280B11"/>
    <w:rsid w:val="002855F4"/>
    <w:rsid w:val="0028562B"/>
    <w:rsid w:val="0028735D"/>
    <w:rsid w:val="00290A5D"/>
    <w:rsid w:val="00296C5D"/>
    <w:rsid w:val="002A7416"/>
    <w:rsid w:val="002B2280"/>
    <w:rsid w:val="002C14B0"/>
    <w:rsid w:val="002D315C"/>
    <w:rsid w:val="002D42C5"/>
    <w:rsid w:val="002D7C2D"/>
    <w:rsid w:val="002E0A6C"/>
    <w:rsid w:val="002E2704"/>
    <w:rsid w:val="002E4F10"/>
    <w:rsid w:val="002E637C"/>
    <w:rsid w:val="002F7248"/>
    <w:rsid w:val="00303A27"/>
    <w:rsid w:val="00306ED8"/>
    <w:rsid w:val="003102F8"/>
    <w:rsid w:val="00311FEE"/>
    <w:rsid w:val="0031382A"/>
    <w:rsid w:val="00315217"/>
    <w:rsid w:val="00324696"/>
    <w:rsid w:val="0032534C"/>
    <w:rsid w:val="00326C33"/>
    <w:rsid w:val="00331C5A"/>
    <w:rsid w:val="00333A92"/>
    <w:rsid w:val="0034505C"/>
    <w:rsid w:val="00356B7F"/>
    <w:rsid w:val="00356FA2"/>
    <w:rsid w:val="003630F9"/>
    <w:rsid w:val="00374FB5"/>
    <w:rsid w:val="00375030"/>
    <w:rsid w:val="00376992"/>
    <w:rsid w:val="00376AF2"/>
    <w:rsid w:val="0037733B"/>
    <w:rsid w:val="00380880"/>
    <w:rsid w:val="0038391E"/>
    <w:rsid w:val="003853DB"/>
    <w:rsid w:val="0038611D"/>
    <w:rsid w:val="00387095"/>
    <w:rsid w:val="00387D8B"/>
    <w:rsid w:val="00394666"/>
    <w:rsid w:val="00397CE3"/>
    <w:rsid w:val="00397F45"/>
    <w:rsid w:val="003A259B"/>
    <w:rsid w:val="003A2BE8"/>
    <w:rsid w:val="003A3EAD"/>
    <w:rsid w:val="003A4DCB"/>
    <w:rsid w:val="003A72D5"/>
    <w:rsid w:val="003B2482"/>
    <w:rsid w:val="003B56FA"/>
    <w:rsid w:val="003B57F0"/>
    <w:rsid w:val="003B7151"/>
    <w:rsid w:val="003C0016"/>
    <w:rsid w:val="003C1C47"/>
    <w:rsid w:val="003C249A"/>
    <w:rsid w:val="003D62ED"/>
    <w:rsid w:val="003D677E"/>
    <w:rsid w:val="003E0BDD"/>
    <w:rsid w:val="003E6CC3"/>
    <w:rsid w:val="003F2B96"/>
    <w:rsid w:val="003F2C2D"/>
    <w:rsid w:val="003F2F61"/>
    <w:rsid w:val="003F4F20"/>
    <w:rsid w:val="00402231"/>
    <w:rsid w:val="00405549"/>
    <w:rsid w:val="004135B0"/>
    <w:rsid w:val="0041522A"/>
    <w:rsid w:val="004162A9"/>
    <w:rsid w:val="004225C4"/>
    <w:rsid w:val="004248DD"/>
    <w:rsid w:val="0043319A"/>
    <w:rsid w:val="00435123"/>
    <w:rsid w:val="004403BA"/>
    <w:rsid w:val="004433AA"/>
    <w:rsid w:val="0045242B"/>
    <w:rsid w:val="0045333F"/>
    <w:rsid w:val="0045620D"/>
    <w:rsid w:val="0046226F"/>
    <w:rsid w:val="004639B3"/>
    <w:rsid w:val="00467B1B"/>
    <w:rsid w:val="00472BA3"/>
    <w:rsid w:val="00473699"/>
    <w:rsid w:val="004740CF"/>
    <w:rsid w:val="00476AD6"/>
    <w:rsid w:val="004772B2"/>
    <w:rsid w:val="0047794A"/>
    <w:rsid w:val="00485CA6"/>
    <w:rsid w:val="00490067"/>
    <w:rsid w:val="00492054"/>
    <w:rsid w:val="00496DEB"/>
    <w:rsid w:val="004B45BA"/>
    <w:rsid w:val="004B4D2C"/>
    <w:rsid w:val="004B64C9"/>
    <w:rsid w:val="004B6DE1"/>
    <w:rsid w:val="004C0579"/>
    <w:rsid w:val="004C1E29"/>
    <w:rsid w:val="004C2F9B"/>
    <w:rsid w:val="004C4039"/>
    <w:rsid w:val="004C5416"/>
    <w:rsid w:val="004C5BA8"/>
    <w:rsid w:val="004C7895"/>
    <w:rsid w:val="004C7E39"/>
    <w:rsid w:val="004D0FAE"/>
    <w:rsid w:val="004E0DC0"/>
    <w:rsid w:val="004F0680"/>
    <w:rsid w:val="004F5EAC"/>
    <w:rsid w:val="005033BE"/>
    <w:rsid w:val="00506E5B"/>
    <w:rsid w:val="00522184"/>
    <w:rsid w:val="0052409B"/>
    <w:rsid w:val="00525188"/>
    <w:rsid w:val="005256A3"/>
    <w:rsid w:val="00525B00"/>
    <w:rsid w:val="005342E8"/>
    <w:rsid w:val="005377FF"/>
    <w:rsid w:val="005418CC"/>
    <w:rsid w:val="00551FBB"/>
    <w:rsid w:val="005526C7"/>
    <w:rsid w:val="005546D3"/>
    <w:rsid w:val="0055598A"/>
    <w:rsid w:val="00566C82"/>
    <w:rsid w:val="00577B22"/>
    <w:rsid w:val="00584ED4"/>
    <w:rsid w:val="005876CF"/>
    <w:rsid w:val="00587CC1"/>
    <w:rsid w:val="005918F3"/>
    <w:rsid w:val="005929D7"/>
    <w:rsid w:val="00597C06"/>
    <w:rsid w:val="005A2A88"/>
    <w:rsid w:val="005A65E0"/>
    <w:rsid w:val="005B2F19"/>
    <w:rsid w:val="005B35C0"/>
    <w:rsid w:val="005B6B17"/>
    <w:rsid w:val="005B71E7"/>
    <w:rsid w:val="005C00B5"/>
    <w:rsid w:val="005C0DF9"/>
    <w:rsid w:val="005C24FA"/>
    <w:rsid w:val="005C37BA"/>
    <w:rsid w:val="005D121F"/>
    <w:rsid w:val="005D1DF7"/>
    <w:rsid w:val="005D3271"/>
    <w:rsid w:val="005D34F9"/>
    <w:rsid w:val="005D34FD"/>
    <w:rsid w:val="005F3972"/>
    <w:rsid w:val="00601259"/>
    <w:rsid w:val="00601575"/>
    <w:rsid w:val="00623E2B"/>
    <w:rsid w:val="00630157"/>
    <w:rsid w:val="00633063"/>
    <w:rsid w:val="0063539C"/>
    <w:rsid w:val="00646986"/>
    <w:rsid w:val="00651A20"/>
    <w:rsid w:val="00653CD0"/>
    <w:rsid w:val="00663B43"/>
    <w:rsid w:val="0067078B"/>
    <w:rsid w:val="006713CD"/>
    <w:rsid w:val="0067317C"/>
    <w:rsid w:val="006739E2"/>
    <w:rsid w:val="00674AF5"/>
    <w:rsid w:val="00674CE5"/>
    <w:rsid w:val="00675B97"/>
    <w:rsid w:val="0067667E"/>
    <w:rsid w:val="00683DCC"/>
    <w:rsid w:val="00686FE4"/>
    <w:rsid w:val="00695678"/>
    <w:rsid w:val="0069696E"/>
    <w:rsid w:val="006A526D"/>
    <w:rsid w:val="006B42B0"/>
    <w:rsid w:val="006B6E85"/>
    <w:rsid w:val="006C1847"/>
    <w:rsid w:val="006C1D35"/>
    <w:rsid w:val="006C2A02"/>
    <w:rsid w:val="006C7EAD"/>
    <w:rsid w:val="006D0B17"/>
    <w:rsid w:val="006D3A7F"/>
    <w:rsid w:val="006E1CD2"/>
    <w:rsid w:val="006F10E1"/>
    <w:rsid w:val="006F3B03"/>
    <w:rsid w:val="007031F0"/>
    <w:rsid w:val="007040EF"/>
    <w:rsid w:val="00704871"/>
    <w:rsid w:val="00705C91"/>
    <w:rsid w:val="00706F11"/>
    <w:rsid w:val="00720F0C"/>
    <w:rsid w:val="0072336C"/>
    <w:rsid w:val="0073494B"/>
    <w:rsid w:val="00734CC1"/>
    <w:rsid w:val="007379AA"/>
    <w:rsid w:val="00737A9C"/>
    <w:rsid w:val="00740F78"/>
    <w:rsid w:val="0074239D"/>
    <w:rsid w:val="007437A2"/>
    <w:rsid w:val="00746D90"/>
    <w:rsid w:val="00756EB4"/>
    <w:rsid w:val="00761E98"/>
    <w:rsid w:val="00767E36"/>
    <w:rsid w:val="00770EFD"/>
    <w:rsid w:val="00773DF0"/>
    <w:rsid w:val="007838E9"/>
    <w:rsid w:val="007856F2"/>
    <w:rsid w:val="00793047"/>
    <w:rsid w:val="007A227A"/>
    <w:rsid w:val="007B1070"/>
    <w:rsid w:val="007B242C"/>
    <w:rsid w:val="007B5AFA"/>
    <w:rsid w:val="007B7DF9"/>
    <w:rsid w:val="007C34FF"/>
    <w:rsid w:val="007C5BC1"/>
    <w:rsid w:val="007D354A"/>
    <w:rsid w:val="007D611B"/>
    <w:rsid w:val="007E3658"/>
    <w:rsid w:val="007E4FE9"/>
    <w:rsid w:val="007E51ED"/>
    <w:rsid w:val="007F2446"/>
    <w:rsid w:val="007F7936"/>
    <w:rsid w:val="008041D4"/>
    <w:rsid w:val="00807D77"/>
    <w:rsid w:val="00807D8A"/>
    <w:rsid w:val="00813961"/>
    <w:rsid w:val="00825E3D"/>
    <w:rsid w:val="00827826"/>
    <w:rsid w:val="0083244E"/>
    <w:rsid w:val="00835751"/>
    <w:rsid w:val="00835D0B"/>
    <w:rsid w:val="00841649"/>
    <w:rsid w:val="00842B81"/>
    <w:rsid w:val="008432A9"/>
    <w:rsid w:val="008452D2"/>
    <w:rsid w:val="00851246"/>
    <w:rsid w:val="008567CF"/>
    <w:rsid w:val="00860543"/>
    <w:rsid w:val="00863C28"/>
    <w:rsid w:val="00864058"/>
    <w:rsid w:val="0086495F"/>
    <w:rsid w:val="00865BD3"/>
    <w:rsid w:val="00873E50"/>
    <w:rsid w:val="00884F02"/>
    <w:rsid w:val="00885422"/>
    <w:rsid w:val="008906E9"/>
    <w:rsid w:val="00894912"/>
    <w:rsid w:val="008955E4"/>
    <w:rsid w:val="0089700A"/>
    <w:rsid w:val="00897E2C"/>
    <w:rsid w:val="008A3A94"/>
    <w:rsid w:val="008A3C0A"/>
    <w:rsid w:val="008A7BD9"/>
    <w:rsid w:val="008B48F0"/>
    <w:rsid w:val="008C13FC"/>
    <w:rsid w:val="008C1B2D"/>
    <w:rsid w:val="008C51DB"/>
    <w:rsid w:val="008D142E"/>
    <w:rsid w:val="008D6B57"/>
    <w:rsid w:val="008F3245"/>
    <w:rsid w:val="00904563"/>
    <w:rsid w:val="00905DBB"/>
    <w:rsid w:val="0090781F"/>
    <w:rsid w:val="00907BAE"/>
    <w:rsid w:val="00907DC9"/>
    <w:rsid w:val="0091087F"/>
    <w:rsid w:val="009252B4"/>
    <w:rsid w:val="009267F5"/>
    <w:rsid w:val="00930E54"/>
    <w:rsid w:val="00931802"/>
    <w:rsid w:val="009377CC"/>
    <w:rsid w:val="009378A3"/>
    <w:rsid w:val="00941EEF"/>
    <w:rsid w:val="00945B63"/>
    <w:rsid w:val="0095114C"/>
    <w:rsid w:val="009512FC"/>
    <w:rsid w:val="00951447"/>
    <w:rsid w:val="00952BA7"/>
    <w:rsid w:val="00952C64"/>
    <w:rsid w:val="00954734"/>
    <w:rsid w:val="0095526A"/>
    <w:rsid w:val="00964DE5"/>
    <w:rsid w:val="009664F8"/>
    <w:rsid w:val="009667BF"/>
    <w:rsid w:val="00967CE6"/>
    <w:rsid w:val="009732E5"/>
    <w:rsid w:val="00980617"/>
    <w:rsid w:val="0098212C"/>
    <w:rsid w:val="00986565"/>
    <w:rsid w:val="009901A1"/>
    <w:rsid w:val="009915CA"/>
    <w:rsid w:val="009A1CA9"/>
    <w:rsid w:val="009A237B"/>
    <w:rsid w:val="009A365A"/>
    <w:rsid w:val="009A4C71"/>
    <w:rsid w:val="009B3322"/>
    <w:rsid w:val="009C1550"/>
    <w:rsid w:val="009C2EAA"/>
    <w:rsid w:val="009C788D"/>
    <w:rsid w:val="009D1464"/>
    <w:rsid w:val="009E0E84"/>
    <w:rsid w:val="009E2CB4"/>
    <w:rsid w:val="009E4126"/>
    <w:rsid w:val="009E4501"/>
    <w:rsid w:val="009E5C68"/>
    <w:rsid w:val="009E6FDF"/>
    <w:rsid w:val="009F2CE2"/>
    <w:rsid w:val="009F3668"/>
    <w:rsid w:val="009F3FCA"/>
    <w:rsid w:val="009F4D23"/>
    <w:rsid w:val="00A048AF"/>
    <w:rsid w:val="00A078B4"/>
    <w:rsid w:val="00A15019"/>
    <w:rsid w:val="00A230FD"/>
    <w:rsid w:val="00A27AC5"/>
    <w:rsid w:val="00A360FB"/>
    <w:rsid w:val="00A36540"/>
    <w:rsid w:val="00A45076"/>
    <w:rsid w:val="00A5061F"/>
    <w:rsid w:val="00A51566"/>
    <w:rsid w:val="00A61101"/>
    <w:rsid w:val="00A731E2"/>
    <w:rsid w:val="00A86DDE"/>
    <w:rsid w:val="00A9253F"/>
    <w:rsid w:val="00A95FD5"/>
    <w:rsid w:val="00AA1E52"/>
    <w:rsid w:val="00AA3CCF"/>
    <w:rsid w:val="00AC0587"/>
    <w:rsid w:val="00AC133B"/>
    <w:rsid w:val="00AC7DEE"/>
    <w:rsid w:val="00AD3965"/>
    <w:rsid w:val="00AD44C7"/>
    <w:rsid w:val="00AD60FD"/>
    <w:rsid w:val="00AD61C6"/>
    <w:rsid w:val="00AD6A6F"/>
    <w:rsid w:val="00AE245C"/>
    <w:rsid w:val="00AF6349"/>
    <w:rsid w:val="00B014D8"/>
    <w:rsid w:val="00B030C9"/>
    <w:rsid w:val="00B06A96"/>
    <w:rsid w:val="00B0742C"/>
    <w:rsid w:val="00B106A0"/>
    <w:rsid w:val="00B1773A"/>
    <w:rsid w:val="00B24138"/>
    <w:rsid w:val="00B26FE0"/>
    <w:rsid w:val="00B35BE0"/>
    <w:rsid w:val="00B36C8C"/>
    <w:rsid w:val="00B37C50"/>
    <w:rsid w:val="00B43440"/>
    <w:rsid w:val="00B44EB8"/>
    <w:rsid w:val="00B460C9"/>
    <w:rsid w:val="00B61235"/>
    <w:rsid w:val="00B64D4E"/>
    <w:rsid w:val="00B65638"/>
    <w:rsid w:val="00B67955"/>
    <w:rsid w:val="00B67CDA"/>
    <w:rsid w:val="00B67EF4"/>
    <w:rsid w:val="00B76C87"/>
    <w:rsid w:val="00B818BA"/>
    <w:rsid w:val="00B8201F"/>
    <w:rsid w:val="00B8758C"/>
    <w:rsid w:val="00B94E15"/>
    <w:rsid w:val="00BA222B"/>
    <w:rsid w:val="00BB01FD"/>
    <w:rsid w:val="00BB69AD"/>
    <w:rsid w:val="00BC2687"/>
    <w:rsid w:val="00BC5E65"/>
    <w:rsid w:val="00BD6C56"/>
    <w:rsid w:val="00BD7045"/>
    <w:rsid w:val="00BE02EF"/>
    <w:rsid w:val="00BE049A"/>
    <w:rsid w:val="00BE6AE0"/>
    <w:rsid w:val="00BF1442"/>
    <w:rsid w:val="00BF182B"/>
    <w:rsid w:val="00BF2DB6"/>
    <w:rsid w:val="00BF56F1"/>
    <w:rsid w:val="00BF5C58"/>
    <w:rsid w:val="00BF749D"/>
    <w:rsid w:val="00BF77DA"/>
    <w:rsid w:val="00C0544B"/>
    <w:rsid w:val="00C07253"/>
    <w:rsid w:val="00C12835"/>
    <w:rsid w:val="00C143D9"/>
    <w:rsid w:val="00C15EA7"/>
    <w:rsid w:val="00C3000D"/>
    <w:rsid w:val="00C3071D"/>
    <w:rsid w:val="00C3331D"/>
    <w:rsid w:val="00C341F9"/>
    <w:rsid w:val="00C34F6B"/>
    <w:rsid w:val="00C40946"/>
    <w:rsid w:val="00C4572B"/>
    <w:rsid w:val="00C45A36"/>
    <w:rsid w:val="00C45A54"/>
    <w:rsid w:val="00C504D8"/>
    <w:rsid w:val="00C50CBA"/>
    <w:rsid w:val="00C5187B"/>
    <w:rsid w:val="00C529DD"/>
    <w:rsid w:val="00C619DE"/>
    <w:rsid w:val="00C62CFD"/>
    <w:rsid w:val="00C641FC"/>
    <w:rsid w:val="00C70EB0"/>
    <w:rsid w:val="00C73E6F"/>
    <w:rsid w:val="00C817F9"/>
    <w:rsid w:val="00C95E80"/>
    <w:rsid w:val="00CA224E"/>
    <w:rsid w:val="00CA379E"/>
    <w:rsid w:val="00CB7F4F"/>
    <w:rsid w:val="00CD21B9"/>
    <w:rsid w:val="00CD35F6"/>
    <w:rsid w:val="00CD72FE"/>
    <w:rsid w:val="00CF40AA"/>
    <w:rsid w:val="00CF40F3"/>
    <w:rsid w:val="00CF42C4"/>
    <w:rsid w:val="00CF44CB"/>
    <w:rsid w:val="00CF4830"/>
    <w:rsid w:val="00CF5BE8"/>
    <w:rsid w:val="00D01235"/>
    <w:rsid w:val="00D016A6"/>
    <w:rsid w:val="00D028E8"/>
    <w:rsid w:val="00D0733A"/>
    <w:rsid w:val="00D105B2"/>
    <w:rsid w:val="00D14CB4"/>
    <w:rsid w:val="00D2548E"/>
    <w:rsid w:val="00D262F4"/>
    <w:rsid w:val="00D319CB"/>
    <w:rsid w:val="00D36C41"/>
    <w:rsid w:val="00D3700B"/>
    <w:rsid w:val="00D43DDF"/>
    <w:rsid w:val="00D43E20"/>
    <w:rsid w:val="00D455D9"/>
    <w:rsid w:val="00D46897"/>
    <w:rsid w:val="00D5051D"/>
    <w:rsid w:val="00D52C2A"/>
    <w:rsid w:val="00D54577"/>
    <w:rsid w:val="00D60446"/>
    <w:rsid w:val="00D61517"/>
    <w:rsid w:val="00D61A06"/>
    <w:rsid w:val="00D625B0"/>
    <w:rsid w:val="00D724EB"/>
    <w:rsid w:val="00D8055F"/>
    <w:rsid w:val="00D81E9F"/>
    <w:rsid w:val="00D820E5"/>
    <w:rsid w:val="00D833D4"/>
    <w:rsid w:val="00DA6F54"/>
    <w:rsid w:val="00DB6585"/>
    <w:rsid w:val="00DC34C0"/>
    <w:rsid w:val="00DC7F00"/>
    <w:rsid w:val="00DD0258"/>
    <w:rsid w:val="00DD02B7"/>
    <w:rsid w:val="00DD1437"/>
    <w:rsid w:val="00DD4793"/>
    <w:rsid w:val="00DD6D1B"/>
    <w:rsid w:val="00DF1C3D"/>
    <w:rsid w:val="00DF1F93"/>
    <w:rsid w:val="00DF392C"/>
    <w:rsid w:val="00DF648B"/>
    <w:rsid w:val="00E11DDB"/>
    <w:rsid w:val="00E17769"/>
    <w:rsid w:val="00E20257"/>
    <w:rsid w:val="00E21EDB"/>
    <w:rsid w:val="00E27D5F"/>
    <w:rsid w:val="00E31F8A"/>
    <w:rsid w:val="00E32D18"/>
    <w:rsid w:val="00E370C5"/>
    <w:rsid w:val="00E43507"/>
    <w:rsid w:val="00E44A3C"/>
    <w:rsid w:val="00E46E06"/>
    <w:rsid w:val="00E54133"/>
    <w:rsid w:val="00E56C7E"/>
    <w:rsid w:val="00E577D5"/>
    <w:rsid w:val="00E612F3"/>
    <w:rsid w:val="00E639DB"/>
    <w:rsid w:val="00E71517"/>
    <w:rsid w:val="00E742DF"/>
    <w:rsid w:val="00E77B16"/>
    <w:rsid w:val="00E82870"/>
    <w:rsid w:val="00E84AB3"/>
    <w:rsid w:val="00E85D88"/>
    <w:rsid w:val="00E8751E"/>
    <w:rsid w:val="00E93BEE"/>
    <w:rsid w:val="00E93C26"/>
    <w:rsid w:val="00E9550F"/>
    <w:rsid w:val="00EA542B"/>
    <w:rsid w:val="00EB5A52"/>
    <w:rsid w:val="00EB6922"/>
    <w:rsid w:val="00EB7584"/>
    <w:rsid w:val="00EC000A"/>
    <w:rsid w:val="00EC4246"/>
    <w:rsid w:val="00EC7C4E"/>
    <w:rsid w:val="00ED2B62"/>
    <w:rsid w:val="00ED2E98"/>
    <w:rsid w:val="00ED6BE6"/>
    <w:rsid w:val="00EE1C33"/>
    <w:rsid w:val="00EE45A5"/>
    <w:rsid w:val="00EF4602"/>
    <w:rsid w:val="00EF518C"/>
    <w:rsid w:val="00EF5C83"/>
    <w:rsid w:val="00F04431"/>
    <w:rsid w:val="00F11141"/>
    <w:rsid w:val="00F11E00"/>
    <w:rsid w:val="00F15F11"/>
    <w:rsid w:val="00F169F7"/>
    <w:rsid w:val="00F23AE5"/>
    <w:rsid w:val="00F2794B"/>
    <w:rsid w:val="00F46500"/>
    <w:rsid w:val="00F505D9"/>
    <w:rsid w:val="00F51E7F"/>
    <w:rsid w:val="00F60F42"/>
    <w:rsid w:val="00F61391"/>
    <w:rsid w:val="00F6475F"/>
    <w:rsid w:val="00F650E9"/>
    <w:rsid w:val="00F65155"/>
    <w:rsid w:val="00F719C6"/>
    <w:rsid w:val="00F74A0A"/>
    <w:rsid w:val="00F76CAB"/>
    <w:rsid w:val="00F77873"/>
    <w:rsid w:val="00F80EAA"/>
    <w:rsid w:val="00F842C3"/>
    <w:rsid w:val="00F84B20"/>
    <w:rsid w:val="00F91E7B"/>
    <w:rsid w:val="00F92689"/>
    <w:rsid w:val="00F9502B"/>
    <w:rsid w:val="00F958CE"/>
    <w:rsid w:val="00FA394C"/>
    <w:rsid w:val="00FA6FE0"/>
    <w:rsid w:val="00FB0D0E"/>
    <w:rsid w:val="00FB4444"/>
    <w:rsid w:val="00FB561B"/>
    <w:rsid w:val="00FC0859"/>
    <w:rsid w:val="00FD2D50"/>
    <w:rsid w:val="00FD379E"/>
    <w:rsid w:val="00FD5858"/>
    <w:rsid w:val="00FE02FF"/>
    <w:rsid w:val="00FE0B6E"/>
    <w:rsid w:val="00FE448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475785"/>
  <w15:docId w15:val="{EDC617D8-422E-4D98-AFD3-BC7E3CBA70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105B2"/>
    <w:rPr>
      <w:rFonts w:ascii="Times New Roman" w:hAnsi="Times New Roman" w:cs="Times New Roman"/>
      <w:sz w:val="24"/>
      <w:szCs w:val="24"/>
    </w:rPr>
  </w:style>
  <w:style w:type="paragraph" w:styleId="Heading1">
    <w:name w:val="heading 1"/>
    <w:basedOn w:val="Normal"/>
    <w:next w:val="Normal"/>
    <w:link w:val="Heading1Char"/>
    <w:uiPriority w:val="9"/>
    <w:qFormat/>
    <w:rsid w:val="005A65E0"/>
    <w:pPr>
      <w:keepNext/>
      <w:keepLines/>
      <w:spacing w:before="240" w:after="0"/>
      <w:outlineLvl w:val="0"/>
    </w:pPr>
    <w:rPr>
      <w:rFonts w:eastAsiaTheme="majorEastAsia"/>
      <w:color w:val="FF0000"/>
      <w:sz w:val="32"/>
      <w:szCs w:val="32"/>
    </w:rPr>
  </w:style>
  <w:style w:type="paragraph" w:styleId="Heading2">
    <w:name w:val="heading 2"/>
    <w:basedOn w:val="Normal"/>
    <w:next w:val="Normal"/>
    <w:link w:val="Heading2Char"/>
    <w:uiPriority w:val="9"/>
    <w:unhideWhenUsed/>
    <w:qFormat/>
    <w:rsid w:val="005A65E0"/>
    <w:pPr>
      <w:keepNext/>
      <w:keepLines/>
      <w:spacing w:before="40" w:after="0"/>
      <w:outlineLvl w:val="1"/>
    </w:pPr>
    <w:rPr>
      <w:rFonts w:eastAsiaTheme="majorEastAsia"/>
      <w:color w:val="990000"/>
      <w:sz w:val="28"/>
      <w:szCs w:val="28"/>
    </w:rPr>
  </w:style>
  <w:style w:type="paragraph" w:styleId="Heading3">
    <w:name w:val="heading 3"/>
    <w:basedOn w:val="Normal"/>
    <w:next w:val="Normal"/>
    <w:link w:val="Heading3Char"/>
    <w:uiPriority w:val="9"/>
    <w:unhideWhenUsed/>
    <w:qFormat/>
    <w:rsid w:val="00E93C26"/>
    <w:pPr>
      <w:keepNext/>
      <w:keepLines/>
      <w:spacing w:before="40" w:after="0"/>
      <w:outlineLvl w:val="2"/>
    </w:pPr>
    <w:rPr>
      <w:rFonts w:eastAsiaTheme="majorEastAsia"/>
      <w:color w:val="99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NR">
    <w:name w:val="TNR"/>
    <w:basedOn w:val="Normal"/>
    <w:link w:val="TNRChar"/>
    <w:qFormat/>
    <w:rsid w:val="00D105B2"/>
  </w:style>
  <w:style w:type="character" w:customStyle="1" w:styleId="TNRChar">
    <w:name w:val="TNR Char"/>
    <w:basedOn w:val="DefaultParagraphFont"/>
    <w:link w:val="TNR"/>
    <w:rsid w:val="00D105B2"/>
    <w:rPr>
      <w:rFonts w:ascii="Times New Roman" w:hAnsi="Times New Roman"/>
      <w:sz w:val="24"/>
    </w:rPr>
  </w:style>
  <w:style w:type="character" w:customStyle="1" w:styleId="Heading1Char">
    <w:name w:val="Heading 1 Char"/>
    <w:basedOn w:val="DefaultParagraphFont"/>
    <w:link w:val="Heading1"/>
    <w:uiPriority w:val="9"/>
    <w:rsid w:val="005A65E0"/>
    <w:rPr>
      <w:rFonts w:ascii="Times New Roman" w:eastAsiaTheme="majorEastAsia" w:hAnsi="Times New Roman" w:cs="Times New Roman"/>
      <w:color w:val="FF0000"/>
      <w:sz w:val="32"/>
      <w:szCs w:val="32"/>
    </w:rPr>
  </w:style>
  <w:style w:type="character" w:customStyle="1" w:styleId="Heading2Char">
    <w:name w:val="Heading 2 Char"/>
    <w:basedOn w:val="DefaultParagraphFont"/>
    <w:link w:val="Heading2"/>
    <w:uiPriority w:val="9"/>
    <w:rsid w:val="005A65E0"/>
    <w:rPr>
      <w:rFonts w:ascii="Times New Roman" w:eastAsiaTheme="majorEastAsia" w:hAnsi="Times New Roman" w:cs="Times New Roman"/>
      <w:color w:val="990000"/>
      <w:sz w:val="28"/>
      <w:szCs w:val="28"/>
    </w:rPr>
  </w:style>
  <w:style w:type="character" w:customStyle="1" w:styleId="Heading3Char">
    <w:name w:val="Heading 3 Char"/>
    <w:basedOn w:val="DefaultParagraphFont"/>
    <w:link w:val="Heading3"/>
    <w:uiPriority w:val="9"/>
    <w:rsid w:val="00E93C26"/>
    <w:rPr>
      <w:rFonts w:ascii="Times New Roman" w:eastAsiaTheme="majorEastAsia" w:hAnsi="Times New Roman" w:cs="Times New Roman"/>
      <w:color w:val="990000"/>
      <w:sz w:val="24"/>
      <w:szCs w:val="24"/>
    </w:rPr>
  </w:style>
  <w:style w:type="character" w:styleId="Hyperlink">
    <w:name w:val="Hyperlink"/>
    <w:basedOn w:val="DefaultParagraphFont"/>
    <w:uiPriority w:val="99"/>
    <w:unhideWhenUsed/>
    <w:rsid w:val="00213BD9"/>
    <w:rPr>
      <w:color w:val="0563C1" w:themeColor="hyperlink"/>
      <w:u w:val="single"/>
    </w:rPr>
  </w:style>
  <w:style w:type="character" w:customStyle="1" w:styleId="UnresolvedMention1">
    <w:name w:val="Unresolved Mention1"/>
    <w:basedOn w:val="DefaultParagraphFont"/>
    <w:uiPriority w:val="99"/>
    <w:semiHidden/>
    <w:unhideWhenUsed/>
    <w:rsid w:val="00213BD9"/>
    <w:rPr>
      <w:color w:val="808080"/>
      <w:shd w:val="clear" w:color="auto" w:fill="E6E6E6"/>
    </w:rPr>
  </w:style>
  <w:style w:type="paragraph" w:styleId="ListParagraph">
    <w:name w:val="List Paragraph"/>
    <w:basedOn w:val="Normal"/>
    <w:uiPriority w:val="34"/>
    <w:qFormat/>
    <w:rsid w:val="00CA379E"/>
    <w:pPr>
      <w:ind w:left="720"/>
      <w:contextualSpacing/>
    </w:pPr>
  </w:style>
  <w:style w:type="paragraph" w:styleId="Subtitle">
    <w:name w:val="Subtitle"/>
    <w:basedOn w:val="Normal"/>
    <w:next w:val="Normal"/>
    <w:link w:val="SubtitleChar"/>
    <w:uiPriority w:val="11"/>
    <w:qFormat/>
    <w:rsid w:val="004E0DC0"/>
    <w:pPr>
      <w:numPr>
        <w:ilvl w:val="1"/>
      </w:numPr>
      <w:spacing w:after="0" w:line="276" w:lineRule="auto"/>
    </w:pPr>
    <w:rPr>
      <w:rFonts w:asciiTheme="majorHAnsi" w:eastAsiaTheme="majorEastAsia" w:hAnsiTheme="majorHAnsi" w:cstheme="majorBidi"/>
      <w:i/>
      <w:iCs/>
      <w:color w:val="4472C4" w:themeColor="accent1"/>
      <w:spacing w:val="15"/>
      <w:lang w:eastAsia="nl-NL"/>
    </w:rPr>
  </w:style>
  <w:style w:type="character" w:customStyle="1" w:styleId="SubtitleChar">
    <w:name w:val="Subtitle Char"/>
    <w:basedOn w:val="DefaultParagraphFont"/>
    <w:link w:val="Subtitle"/>
    <w:uiPriority w:val="11"/>
    <w:rsid w:val="004E0DC0"/>
    <w:rPr>
      <w:rFonts w:asciiTheme="majorHAnsi" w:eastAsiaTheme="majorEastAsia" w:hAnsiTheme="majorHAnsi" w:cstheme="majorBidi"/>
      <w:i/>
      <w:iCs/>
      <w:color w:val="4472C4" w:themeColor="accent1"/>
      <w:spacing w:val="15"/>
      <w:sz w:val="24"/>
      <w:szCs w:val="24"/>
      <w:lang w:eastAsia="nl-NL"/>
    </w:rPr>
  </w:style>
  <w:style w:type="paragraph" w:styleId="Header">
    <w:name w:val="header"/>
    <w:basedOn w:val="Normal"/>
    <w:link w:val="HeaderChar"/>
    <w:uiPriority w:val="99"/>
    <w:unhideWhenUsed/>
    <w:rsid w:val="00E577D5"/>
    <w:pPr>
      <w:tabs>
        <w:tab w:val="center" w:pos="4680"/>
        <w:tab w:val="right" w:pos="9360"/>
      </w:tabs>
      <w:spacing w:after="0" w:line="240" w:lineRule="auto"/>
    </w:pPr>
  </w:style>
  <w:style w:type="character" w:customStyle="1" w:styleId="HeaderChar">
    <w:name w:val="Header Char"/>
    <w:basedOn w:val="DefaultParagraphFont"/>
    <w:link w:val="Header"/>
    <w:uiPriority w:val="99"/>
    <w:rsid w:val="00E577D5"/>
    <w:rPr>
      <w:rFonts w:ascii="Times New Roman" w:hAnsi="Times New Roman" w:cs="Times New Roman"/>
      <w:sz w:val="24"/>
      <w:szCs w:val="24"/>
    </w:rPr>
  </w:style>
  <w:style w:type="paragraph" w:styleId="Footer">
    <w:name w:val="footer"/>
    <w:basedOn w:val="Normal"/>
    <w:link w:val="FooterChar"/>
    <w:uiPriority w:val="99"/>
    <w:unhideWhenUsed/>
    <w:rsid w:val="00E577D5"/>
    <w:pPr>
      <w:tabs>
        <w:tab w:val="center" w:pos="4680"/>
        <w:tab w:val="right" w:pos="9360"/>
      </w:tabs>
      <w:spacing w:after="0" w:line="240" w:lineRule="auto"/>
    </w:pPr>
  </w:style>
  <w:style w:type="character" w:customStyle="1" w:styleId="FooterChar">
    <w:name w:val="Footer Char"/>
    <w:basedOn w:val="DefaultParagraphFont"/>
    <w:link w:val="Footer"/>
    <w:uiPriority w:val="99"/>
    <w:rsid w:val="00E577D5"/>
    <w:rPr>
      <w:rFonts w:ascii="Times New Roman" w:hAnsi="Times New Roman" w:cs="Times New Roman"/>
      <w:sz w:val="24"/>
      <w:szCs w:val="24"/>
    </w:rPr>
  </w:style>
  <w:style w:type="paragraph" w:styleId="NoSpacing">
    <w:name w:val="No Spacing"/>
    <w:link w:val="NoSpacingChar"/>
    <w:uiPriority w:val="1"/>
    <w:qFormat/>
    <w:rsid w:val="00F505D9"/>
    <w:pPr>
      <w:spacing w:after="0" w:line="240" w:lineRule="auto"/>
    </w:pPr>
    <w:rPr>
      <w:rFonts w:eastAsiaTheme="minorEastAsia"/>
    </w:rPr>
  </w:style>
  <w:style w:type="character" w:customStyle="1" w:styleId="NoSpacingChar">
    <w:name w:val="No Spacing Char"/>
    <w:basedOn w:val="DefaultParagraphFont"/>
    <w:link w:val="NoSpacing"/>
    <w:uiPriority w:val="1"/>
    <w:rsid w:val="00F505D9"/>
    <w:rPr>
      <w:rFonts w:eastAsiaTheme="minorEastAsia"/>
    </w:rPr>
  </w:style>
  <w:style w:type="paragraph" w:styleId="TOCHeading">
    <w:name w:val="TOC Heading"/>
    <w:basedOn w:val="Heading1"/>
    <w:next w:val="Normal"/>
    <w:uiPriority w:val="39"/>
    <w:unhideWhenUsed/>
    <w:qFormat/>
    <w:rsid w:val="00EF4602"/>
    <w:pPr>
      <w:outlineLvl w:val="9"/>
    </w:pPr>
    <w:rPr>
      <w:rFonts w:asciiTheme="majorHAnsi" w:hAnsiTheme="majorHAnsi" w:cstheme="majorBidi"/>
      <w:b/>
      <w:color w:val="385623" w:themeColor="accent6" w:themeShade="80"/>
    </w:rPr>
  </w:style>
  <w:style w:type="paragraph" w:styleId="TOC1">
    <w:name w:val="toc 1"/>
    <w:basedOn w:val="Normal"/>
    <w:next w:val="Normal"/>
    <w:autoRedefine/>
    <w:uiPriority w:val="39"/>
    <w:unhideWhenUsed/>
    <w:rsid w:val="00EF4602"/>
    <w:pPr>
      <w:spacing w:after="100"/>
    </w:pPr>
    <w:rPr>
      <w:rFonts w:asciiTheme="minorHAnsi" w:hAnsiTheme="minorHAnsi" w:cstheme="minorBidi"/>
      <w:sz w:val="22"/>
      <w:szCs w:val="22"/>
      <w:lang w:val="en-GB"/>
    </w:rPr>
  </w:style>
  <w:style w:type="paragraph" w:styleId="TOC2">
    <w:name w:val="toc 2"/>
    <w:basedOn w:val="Normal"/>
    <w:next w:val="Normal"/>
    <w:autoRedefine/>
    <w:uiPriority w:val="39"/>
    <w:unhideWhenUsed/>
    <w:rsid w:val="00EF4602"/>
    <w:pPr>
      <w:spacing w:after="100"/>
      <w:ind w:left="220"/>
    </w:pPr>
    <w:rPr>
      <w:rFonts w:asciiTheme="minorHAnsi" w:hAnsiTheme="minorHAnsi" w:cstheme="minorBidi"/>
      <w:sz w:val="22"/>
      <w:szCs w:val="22"/>
      <w:lang w:val="en-GB"/>
    </w:rPr>
  </w:style>
  <w:style w:type="table" w:styleId="TableGrid">
    <w:name w:val="Table Grid"/>
    <w:basedOn w:val="TableNormal"/>
    <w:uiPriority w:val="39"/>
    <w:rsid w:val="00653CD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6C2A02"/>
    <w:pPr>
      <w:spacing w:after="100"/>
      <w:ind w:left="480"/>
    </w:pPr>
  </w:style>
  <w:style w:type="paragraph" w:styleId="BalloonText">
    <w:name w:val="Balloon Text"/>
    <w:basedOn w:val="Normal"/>
    <w:link w:val="BalloonTextChar"/>
    <w:uiPriority w:val="99"/>
    <w:semiHidden/>
    <w:unhideWhenUsed/>
    <w:rsid w:val="00651A2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51A20"/>
    <w:rPr>
      <w:rFonts w:ascii="Segoe UI" w:hAnsi="Segoe UI" w:cs="Segoe UI"/>
      <w:sz w:val="18"/>
      <w:szCs w:val="18"/>
    </w:rPr>
  </w:style>
  <w:style w:type="character" w:styleId="CommentReference">
    <w:name w:val="annotation reference"/>
    <w:basedOn w:val="DefaultParagraphFont"/>
    <w:uiPriority w:val="99"/>
    <w:semiHidden/>
    <w:unhideWhenUsed/>
    <w:rsid w:val="002A7416"/>
    <w:rPr>
      <w:sz w:val="16"/>
      <w:szCs w:val="16"/>
    </w:rPr>
  </w:style>
  <w:style w:type="paragraph" w:styleId="CommentText">
    <w:name w:val="annotation text"/>
    <w:basedOn w:val="Normal"/>
    <w:link w:val="CommentTextChar"/>
    <w:uiPriority w:val="99"/>
    <w:semiHidden/>
    <w:unhideWhenUsed/>
    <w:rsid w:val="002A7416"/>
    <w:pPr>
      <w:spacing w:line="240" w:lineRule="auto"/>
    </w:pPr>
    <w:rPr>
      <w:sz w:val="20"/>
      <w:szCs w:val="20"/>
    </w:rPr>
  </w:style>
  <w:style w:type="character" w:customStyle="1" w:styleId="CommentTextChar">
    <w:name w:val="Comment Text Char"/>
    <w:basedOn w:val="DefaultParagraphFont"/>
    <w:link w:val="CommentText"/>
    <w:uiPriority w:val="99"/>
    <w:semiHidden/>
    <w:rsid w:val="002A7416"/>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2A7416"/>
    <w:rPr>
      <w:b/>
      <w:bCs/>
    </w:rPr>
  </w:style>
  <w:style w:type="character" w:customStyle="1" w:styleId="CommentSubjectChar">
    <w:name w:val="Comment Subject Char"/>
    <w:basedOn w:val="CommentTextChar"/>
    <w:link w:val="CommentSubject"/>
    <w:uiPriority w:val="99"/>
    <w:semiHidden/>
    <w:rsid w:val="002A7416"/>
    <w:rPr>
      <w:rFonts w:ascii="Times New Roman" w:hAnsi="Times New Roman" w:cs="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png"/><Relationship Id="rId18" Type="http://schemas.openxmlformats.org/officeDocument/2006/relationships/hyperlink" Target="https://git.fhict.nl/I390396/ProPGroup34" TargetMode="External"/><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hyperlink" Target="https://en.wikipedia.org/wiki/Live_action_role-playing_game" TargetMode="External"/><Relationship Id="rId7" Type="http://schemas.openxmlformats.org/officeDocument/2006/relationships/endnotes" Target="endnotes.xml"/><Relationship Id="rId12" Type="http://schemas.microsoft.com/office/2007/relationships/hdphoto" Target="media/hdphoto1.wdp"/><Relationship Id="rId17" Type="http://schemas.openxmlformats.org/officeDocument/2006/relationships/image" Target="media/image4.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www.lucidchart.com/documents/edit/b2df1e6d-8d51-448a-a9af-082c58ca79c5/0?callback=close&amp;name=docs&amp;callback_type=back&amp;v=1033&amp;s=595.4399999999999" TargetMode="External"/><Relationship Id="rId20" Type="http://schemas.openxmlformats.org/officeDocument/2006/relationships/hyperlink" Target="mailto:t.dasilvasantos@student.fontys.n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oter" Target="footer1.xml"/><Relationship Id="rId5" Type="http://schemas.openxmlformats.org/officeDocument/2006/relationships/webSettings" Target="webSettings.xml"/><Relationship Id="rId15" Type="http://schemas.microsoft.com/office/2016/09/relationships/commentsIds" Target="commentsIds.xml"/><Relationship Id="rId23" Type="http://schemas.openxmlformats.org/officeDocument/2006/relationships/image" Target="media/image6.png"/><Relationship Id="rId10" Type="http://schemas.openxmlformats.org/officeDocument/2006/relationships/image" Target="media/image1.jpeg"/><Relationship Id="rId19" Type="http://schemas.openxmlformats.org/officeDocument/2006/relationships/hyperlink" Target="mailto:a.postma@fontys.nl" TargetMode="External"/><Relationship Id="rId4" Type="http://schemas.openxmlformats.org/officeDocument/2006/relationships/settings" Target="settings.xml"/><Relationship Id="rId9" Type="http://schemas.microsoft.com/office/2011/relationships/commentsExtended" Target="commentsExtended.xml"/><Relationship Id="rId14" Type="http://schemas.microsoft.com/office/2007/relationships/hdphoto" Target="media/hdphoto2.wdp"/><Relationship Id="rId22" Type="http://schemas.openxmlformats.org/officeDocument/2006/relationships/image" Target="media/image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13A3F2-DB8E-4582-8FF8-94EB73AC06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18</Pages>
  <Words>3517</Words>
  <Characters>20052</Characters>
  <Application>Microsoft Office Word</Application>
  <DocSecurity>0</DocSecurity>
  <Lines>167</Lines>
  <Paragraphs>47</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PROJECT PLAN</vt:lpstr>
      <vt:lpstr>PROJECT PLAN</vt:lpstr>
    </vt:vector>
  </TitlesOfParts>
  <Company/>
  <LinksUpToDate>false</LinksUpToDate>
  <CharactersWithSpaces>23522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PLAN</dc:title>
  <dc:subject>LARP EVENT</dc:subject>
  <dc:creator>ProP Group 34</dc:creator>
  <cp:lastModifiedBy>Chanelle Hart</cp:lastModifiedBy>
  <cp:revision>39</cp:revision>
  <cp:lastPrinted>2018-03-11T22:17:00Z</cp:lastPrinted>
  <dcterms:created xsi:type="dcterms:W3CDTF">2018-03-06T11:26:00Z</dcterms:created>
  <dcterms:modified xsi:type="dcterms:W3CDTF">2018-03-20T11:46:00Z</dcterms:modified>
</cp:coreProperties>
</file>